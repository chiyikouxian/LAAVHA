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03683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%=================================================================</w:t>
      </w:r>
    </w:p>
    <w:p w14:paraId="5CC0FC5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% English parallel manuscript for UAV remote sensing heterogeneous networks</w:t>
      </w:r>
    </w:p>
    <w:p w14:paraId="729D559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% XeLaTeX entry file</w:t>
      </w:r>
    </w:p>
    <w:p w14:paraId="18E986B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%=================================================================</w:t>
      </w:r>
    </w:p>
    <w:p w14:paraId="51E1832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\documentclass[10pt,a4paper]{article}</w:t>
      </w:r>
    </w:p>
    <w:p w14:paraId="537242B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\usepackage{fontspec}</w:t>
      </w:r>
    </w:p>
    <w:p w14:paraId="6177545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\usepackage{amsmath,amssymb,booktabs,graphicx,geometry,array,float,caption,algorithm,algpseudocode}</w:t>
      </w:r>
    </w:p>
    <w:p w14:paraId="39EBFF0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\usepackage[hidelinks]{hyperref}</w:t>
      </w:r>
    </w:p>
    <w:p w14:paraId="2DA36C7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\geometry{left=2.0cm,right=2.0cm,top=2.7cm,bottom=2.1cm}</w:t>
      </w:r>
    </w:p>
    <w:p w14:paraId="7184B83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\graphicspath{{./image/}}</w:t>
      </w:r>
    </w:p>
    <w:p w14:paraId="0B9B1B0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\setmainfont{Liberation Serif}</w:t>
      </w:r>
    </w:p>
    <w:p w14:paraId="58688C5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\setsansfont{Noto Sans}</w:t>
      </w:r>
    </w:p>
    <w:p w14:paraId="3DDC092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\setlength{\parindent}{2em}</w:t>
      </w:r>
    </w:p>
    <w:p w14:paraId="3D57A4B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\setlength{\parskip}{0pt}</w:t>
      </w:r>
    </w:p>
    <w:p w14:paraId="6657A76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\renewcommand{\arraystretch}{1.2}</w:t>
      </w:r>
    </w:p>
    <w:p w14:paraId="4BBDCB7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\DeclareCaptionLabelFormat{iotjournal}{#1#2}</w:t>
      </w:r>
    </w:p>
    <w:p w14:paraId="4B34A00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\captionsetup{font=small,labelformat=iotjournal,labelsep=quad}</w:t>
      </w:r>
    </w:p>
    <w:p w14:paraId="3CEB0A2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\captionsetup[table]{position=top,justification=centering,singlelinecheck=false}</w:t>
      </w:r>
    </w:p>
    <w:p w14:paraId="1FF2229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\captionsetup[figure]{justification=centering}</w:t>
      </w:r>
    </w:p>
    <w:p w14:paraId="27259DD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\floatname{algorithm}{Algorithm}</w:t>
      </w:r>
    </w:p>
    <w:p w14:paraId="6925610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\newcommand{\upcite}[1]{\textsuperscript{[#1]}}</w:t>
      </w:r>
    </w:p>
    <w:p w14:paraId="5A072EA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60961EA6" w14:textId="1762E5D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\title{Attention-LSTM </w:t>
      </w:r>
      <w:del w:id="0" w:author="作者" w:date="2026-08-27T09:50:00Z">
        <w:r w:rsidR="005A14BF" w:rsidRPr="00FE5058">
          <w:rPr>
            <w:rFonts w:hAnsi="宋体" w:cs="宋体" w:hint="eastAsia"/>
          </w:rPr>
          <w:delText>enhanced risk-aware vertical han</w:delText>
        </w:r>
        <w:bookmarkStart w:id="1" w:name="_GoBack"/>
        <w:bookmarkEnd w:id="1"/>
        <w:r w:rsidR="005A14BF" w:rsidRPr="00FE5058">
          <w:rPr>
            <w:rFonts w:hAnsi="宋体" w:cs="宋体" w:hint="eastAsia"/>
          </w:rPr>
          <w:delText>do</w:delText>
        </w:r>
        <w:r w:rsidR="005A14BF" w:rsidRPr="00FE5058">
          <w:rPr>
            <w:rFonts w:hAnsi="宋体" w:cs="宋体" w:hint="eastAsia"/>
          </w:rPr>
          <w:delText>ff algorithm for UAV remote sensing heterogeneous networks</w:delText>
        </w:r>
      </w:del>
      <w:ins w:id="2" w:author="作者" w:date="2026-08-27T09:50:00Z">
        <w:r w:rsidRPr="009C74B6">
          <w:rPr>
            <w:rFonts w:hAnsi="宋体" w:cs="宋体"/>
          </w:rPr>
          <w:t>Enhanced Risk-Aware Vertical Handoff Algorithm for UAV Remote Sensing Heterogeneous Networks</w:t>
        </w:r>
      </w:ins>
      <w:r w:rsidRPr="009C74B6">
        <w:rPr>
          <w:rFonts w:hAnsi="宋体" w:cs="宋体"/>
        </w:rPr>
        <w:t>}</w:t>
      </w:r>
    </w:p>
    <w:p w14:paraId="48174F6D" w14:textId="77777777" w:rsidR="00000000" w:rsidRPr="00FE5058" w:rsidRDefault="005A14BF" w:rsidP="00FE5058">
      <w:pPr>
        <w:pStyle w:val="a3"/>
        <w:rPr>
          <w:rFonts w:hAnsi="宋体" w:cs="宋体" w:hint="eastAsia"/>
        </w:rPr>
      </w:pPr>
      <w:r w:rsidRPr="00FE5058">
        <w:rPr>
          <w:rFonts w:hAnsi="宋体" w:cs="宋体" w:hint="eastAsia"/>
        </w:rPr>
        <w:t>\author{SUN Hanming$^{[1]}$, LIU Tong$^{[1]}$, SU Wen$^{[1]}$, LIN Jie$^{[1]}$, LUO Junsong$^{[1]}$, DUO Bin$^{[1]}$\\[2mm]</w:t>
      </w:r>
    </w:p>
    <w:p w14:paraId="414EF3E5" w14:textId="77777777" w:rsidR="00000000" w:rsidRPr="00FE5058" w:rsidRDefault="005A14BF" w:rsidP="00FE5058">
      <w:pPr>
        <w:pStyle w:val="a3"/>
        <w:rPr>
          <w:rFonts w:hAnsi="宋体" w:cs="宋体" w:hint="eastAsia"/>
        </w:rPr>
      </w:pPr>
      <w:r w:rsidRPr="00FE5058">
        <w:rPr>
          <w:rFonts w:hAnsi="宋体" w:cs="宋体" w:hint="eastAsia"/>
        </w:rPr>
        <w:t>\small 1. Chengdu University of Technology, Chengdu 610000, China}</w:t>
      </w:r>
    </w:p>
    <w:p w14:paraId="7A22BFE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\date{}</w:t>
      </w:r>
    </w:p>
    <w:p w14:paraId="22294648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479FCB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\begin{document}</w:t>
      </w:r>
    </w:p>
    <w:p w14:paraId="76E0DA0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\pagestyle{plain}</w:t>
      </w:r>
    </w:p>
    <w:p w14:paraId="2B19782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\fontsize{10.5pt}{15.75pt}\selectfont</w:t>
      </w:r>
    </w:p>
    <w:p w14:paraId="0B22D41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\maketitle</w:t>
      </w:r>
    </w:p>
    <w:p w14:paraId="522E8BF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\thispagestyle{plain}</w:t>
      </w:r>
    </w:p>
    <w:p w14:paraId="5EBC128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0201E7B" w14:textId="0CEF763B" w:rsidR="009C74B6" w:rsidRPr="009C74B6" w:rsidRDefault="009C74B6" w:rsidP="009C74B6">
      <w:pPr>
        <w:pStyle w:val="a3"/>
        <w:rPr>
          <w:ins w:id="3" w:author="作者" w:date="2026-08-27T09:50:00Z"/>
          <w:rFonts w:hAnsi="宋体" w:cs="宋体"/>
        </w:rPr>
      </w:pPr>
      <w:r w:rsidRPr="009C74B6">
        <w:rPr>
          <w:rFonts w:hAnsi="宋体" w:cs="宋体"/>
        </w:rPr>
        <w:t>\noindent{\bfseries Abstract</w:t>
      </w:r>
      <w:del w:id="4" w:author="作者" w:date="2026-08-27T09:50:00Z">
        <w:r w:rsidR="005A14BF" w:rsidRPr="00FE5058">
          <w:rPr>
            <w:rFonts w:hAnsi="宋体" w:cs="宋体" w:hint="eastAsia"/>
          </w:rPr>
          <w:delText xml:space="preserve">:} </w:delText>
        </w:r>
      </w:del>
      <w:ins w:id="5" w:author="作者" w:date="2026-08-27T09:50:00Z">
        <w:r w:rsidRPr="009C74B6">
          <w:rPr>
            <w:rFonts w:hAnsi="宋体" w:cs="宋体"/>
          </w:rPr>
          <w:t>}</w:t>
        </w:r>
      </w:ins>
    </w:p>
    <w:p w14:paraId="1B3E5989" w14:textId="60DD43A4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Unmanned aerial vehicle (UAV) remote</w:t>
      </w:r>
      <w:del w:id="6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7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sensing systems </w:t>
      </w:r>
      <w:del w:id="8" w:author="作者" w:date="2026-08-27T09:50:00Z">
        <w:r w:rsidR="005A14BF" w:rsidRPr="00FE5058">
          <w:rPr>
            <w:rFonts w:hAnsi="宋体" w:cs="宋体" w:hint="eastAsia"/>
          </w:rPr>
          <w:delText>have been widely used for</w:delText>
        </w:r>
      </w:del>
      <w:ins w:id="9" w:author="作者" w:date="2026-08-27T09:50:00Z">
        <w:r w:rsidRPr="009C74B6">
          <w:rPr>
            <w:rFonts w:hAnsi="宋体" w:cs="宋体"/>
          </w:rPr>
          <w:t>support</w:t>
        </w:r>
      </w:ins>
      <w:r w:rsidRPr="009C74B6">
        <w:rPr>
          <w:rFonts w:hAnsi="宋体" w:cs="宋体"/>
        </w:rPr>
        <w:t xml:space="preserve"> large-area </w:t>
      </w:r>
      <w:del w:id="10" w:author="作者" w:date="2026-08-27T09:50:00Z">
        <w:r w:rsidR="005A14BF" w:rsidRPr="00FE5058">
          <w:rPr>
            <w:rFonts w:hAnsi="宋体" w:cs="宋体" w:hint="eastAsia"/>
          </w:rPr>
          <w:delText>earth</w:delText>
        </w:r>
      </w:del>
      <w:ins w:id="11" w:author="作者" w:date="2026-08-27T09:50:00Z">
        <w:r w:rsidRPr="009C74B6">
          <w:rPr>
            <w:rFonts w:hAnsi="宋体" w:cs="宋体"/>
          </w:rPr>
          <w:t>Earth</w:t>
        </w:r>
      </w:ins>
      <w:r w:rsidRPr="009C74B6">
        <w:rPr>
          <w:rFonts w:hAnsi="宋体" w:cs="宋体"/>
        </w:rPr>
        <w:t xml:space="preserve"> observation, including disaster assessment and environmental monitoring. During </w:t>
      </w:r>
      <w:r w:rsidRPr="009C74B6">
        <w:rPr>
          <w:rFonts w:hAnsi="宋体" w:cs="宋体"/>
        </w:rPr>
        <w:lastRenderedPageBreak/>
        <w:t xml:space="preserve">cruise missions, UAVs </w:t>
      </w:r>
      <w:del w:id="12" w:author="作者" w:date="2026-08-27T09:50:00Z">
        <w:r w:rsidR="005A14BF" w:rsidRPr="00FE5058">
          <w:rPr>
            <w:rFonts w:hAnsi="宋体" w:cs="宋体" w:hint="eastAsia"/>
          </w:rPr>
          <w:delText>continuously traverse the</w:delText>
        </w:r>
      </w:del>
      <w:ins w:id="13" w:author="作者" w:date="2026-08-27T09:50:00Z">
        <w:r w:rsidRPr="009C74B6">
          <w:rPr>
            <w:rFonts w:hAnsi="宋体" w:cs="宋体"/>
          </w:rPr>
          <w:t>frequently cross 5G, LTE, and Wi-Fi</w:t>
        </w:r>
      </w:ins>
      <w:r w:rsidRPr="009C74B6">
        <w:rPr>
          <w:rFonts w:hAnsi="宋体" w:cs="宋体"/>
        </w:rPr>
        <w:t xml:space="preserve"> coverage boundaries</w:t>
      </w:r>
      <w:del w:id="14" w:author="作者" w:date="2026-08-27T09:50:00Z">
        <w:r w:rsidR="005A14BF" w:rsidRPr="00FE5058">
          <w:rPr>
            <w:rFonts w:hAnsi="宋体" w:cs="宋体" w:hint="eastAsia"/>
          </w:rPr>
          <w:delText xml:space="preserve"> of 5G, LTE, and WiFi networks</w:delText>
        </w:r>
      </w:del>
      <w:r w:rsidRPr="009C74B6">
        <w:rPr>
          <w:rFonts w:hAnsi="宋体" w:cs="宋体"/>
        </w:rPr>
        <w:t xml:space="preserve">, creating </w:t>
      </w:r>
      <w:del w:id="15" w:author="作者" w:date="2026-08-27T09:50:00Z">
        <w:r w:rsidR="005A14BF" w:rsidRPr="00FE5058">
          <w:rPr>
            <w:rFonts w:hAnsi="宋体" w:cs="宋体" w:hint="eastAsia"/>
          </w:rPr>
          <w:delText xml:space="preserve">a candidate-network </w:delText>
        </w:r>
      </w:del>
      <w:r w:rsidRPr="009C74B6">
        <w:rPr>
          <w:rFonts w:hAnsi="宋体" w:cs="宋体"/>
        </w:rPr>
        <w:t xml:space="preserve">vertical-handover </w:t>
      </w:r>
      <w:del w:id="16" w:author="作者" w:date="2026-08-27T09:50:00Z">
        <w:r w:rsidR="005A14BF" w:rsidRPr="00FE5058">
          <w:rPr>
            <w:rFonts w:hAnsi="宋体" w:cs="宋体" w:hint="eastAsia"/>
          </w:rPr>
          <w:delText>scenario with</w:delText>
        </w:r>
      </w:del>
      <w:ins w:id="17" w:author="作者" w:date="2026-08-27T09:50:00Z">
        <w:r w:rsidRPr="009C74B6">
          <w:rPr>
            <w:rFonts w:hAnsi="宋体" w:cs="宋体"/>
          </w:rPr>
          <w:t>(VHO) challenges involving</w:t>
        </w:r>
      </w:ins>
      <w:r w:rsidRPr="009C74B6">
        <w:rPr>
          <w:rFonts w:hAnsi="宋体" w:cs="宋体"/>
        </w:rPr>
        <w:t xml:space="preserve"> decision latency, </w:t>
      </w:r>
      <w:del w:id="18" w:author="作者" w:date="2026-08-27T09:50:00Z">
        <w:r w:rsidR="005A14BF" w:rsidRPr="00FE5058">
          <w:rPr>
            <w:rFonts w:hAnsi="宋体" w:cs="宋体" w:hint="eastAsia"/>
          </w:rPr>
          <w:delText xml:space="preserve">frequent </w:delText>
        </w:r>
      </w:del>
      <w:r w:rsidRPr="009C74B6">
        <w:rPr>
          <w:rFonts w:hAnsi="宋体" w:cs="宋体"/>
        </w:rPr>
        <w:t xml:space="preserve">ping-pong handovers, and fixed attribute weights that cannot adapt to changing flight phases. </w:t>
      </w:r>
      <w:del w:id="19" w:author="作者" w:date="2026-08-27T09:50:00Z">
        <w:r w:rsidR="005A14BF" w:rsidRPr="00FE5058">
          <w:rPr>
            <w:rFonts w:hAnsi="宋体" w:cs="宋体" w:hint="eastAsia"/>
          </w:rPr>
          <w:delText>An adaptive vertical handover method,</w:delText>
        </w:r>
      </w:del>
      <w:ins w:id="20" w:author="作者" w:date="2026-08-27T09:50:00Z">
        <w:r w:rsidRPr="009C74B6">
          <w:rPr>
            <w:rFonts w:hAnsi="宋体" w:cs="宋体"/>
          </w:rPr>
          <w:t>This study proposes</w:t>
        </w:r>
      </w:ins>
      <w:r w:rsidRPr="009C74B6">
        <w:rPr>
          <w:rFonts w:hAnsi="宋体" w:cs="宋体"/>
        </w:rPr>
        <w:t xml:space="preserve"> the long short-term memory</w:t>
      </w:r>
      <w:del w:id="21" w:author="作者" w:date="2026-08-27T09:50:00Z">
        <w:r w:rsidR="005A14BF" w:rsidRPr="00FE5058">
          <w:rPr>
            <w:rFonts w:hAnsi="宋体" w:cs="宋体" w:hint="eastAsia"/>
          </w:rPr>
          <w:delText>-</w:delText>
        </w:r>
      </w:del>
      <w:ins w:id="22" w:author="作者" w:date="2026-08-27T09:50:00Z">
        <w:r w:rsidRPr="009C74B6">
          <w:rPr>
            <w:rFonts w:hAnsi="宋体" w:cs="宋体"/>
          </w:rPr>
          <w:t xml:space="preserve"> (LSTM)- </w:t>
        </w:r>
      </w:ins>
      <w:r w:rsidRPr="009C74B6">
        <w:rPr>
          <w:rFonts w:hAnsi="宋体" w:cs="宋体"/>
        </w:rPr>
        <w:t>attention</w:t>
      </w:r>
      <w:del w:id="23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24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based adaptive vertical handover algorithm (LAAVHA</w:t>
      </w:r>
      <w:del w:id="25" w:author="作者" w:date="2026-08-27T09:50:00Z">
        <w:r w:rsidR="005A14BF" w:rsidRPr="00FE5058">
          <w:rPr>
            <w:rFonts w:hAnsi="宋体" w:cs="宋体" w:hint="eastAsia"/>
          </w:rPr>
          <w:delText>), was proposed. Two enhancement mechanisms,</w:delText>
        </w:r>
        <w:r w:rsidR="005A14BF" w:rsidRPr="00FE5058">
          <w:rPr>
            <w:rFonts w:hAnsi="宋体" w:cs="宋体" w:hint="eastAsia"/>
          </w:rPr>
          <w:delText xml:space="preserve"> adaptive dynamic hysteresis (ADH) and risk-sensitive TOPSIS (RS-TOPSIS), were </w:delText>
        </w:r>
      </w:del>
      <w:ins w:id="26" w:author="作者" w:date="2026-08-27T09:50:00Z">
        <w:r w:rsidRPr="009C74B6">
          <w:rPr>
            <w:rFonts w:hAnsi="宋体" w:cs="宋体"/>
          </w:rPr>
          <w:t xml:space="preserve">) and </w:t>
        </w:r>
      </w:ins>
      <w:r w:rsidRPr="009C74B6">
        <w:rPr>
          <w:rFonts w:hAnsi="宋体" w:cs="宋体"/>
        </w:rPr>
        <w:t xml:space="preserve">further </w:t>
      </w:r>
      <w:del w:id="27" w:author="作者" w:date="2026-08-27T09:50:00Z">
        <w:r w:rsidR="005A14BF" w:rsidRPr="00FE5058">
          <w:rPr>
            <w:rFonts w:hAnsi="宋体" w:cs="宋体" w:hint="eastAsia"/>
          </w:rPr>
          <w:delText>introduced to form</w:delText>
        </w:r>
      </w:del>
      <w:ins w:id="28" w:author="作者" w:date="2026-08-27T09:50:00Z">
        <w:r w:rsidRPr="009C74B6">
          <w:rPr>
            <w:rFonts w:hAnsi="宋体" w:cs="宋体"/>
          </w:rPr>
          <w:t>develops</w:t>
        </w:r>
      </w:ins>
      <w:r w:rsidRPr="009C74B6">
        <w:rPr>
          <w:rFonts w:hAnsi="宋体" w:cs="宋体"/>
        </w:rPr>
        <w:t xml:space="preserve"> the attention-LSTM enhanced risk-aware vertical handoff algorithm (ALERA</w:t>
      </w:r>
      <w:del w:id="29" w:author="作者" w:date="2026-08-27T09:50:00Z">
        <w:r w:rsidR="005A14BF" w:rsidRPr="00FE5058">
          <w:rPr>
            <w:rFonts w:hAnsi="宋体" w:cs="宋体" w:hint="eastAsia"/>
          </w:rPr>
          <w:delText>). LAAVHA comprised prediction, dynamic weighting, candidate ranking, and hand</w:delText>
        </w:r>
        <w:r w:rsidR="005A14BF" w:rsidRPr="00FE5058">
          <w:rPr>
            <w:rFonts w:hAnsi="宋体" w:cs="宋体" w:hint="eastAsia"/>
          </w:rPr>
          <w:delText>over decision. Short-term candidate-network states were predicted by a stacked LSTM; dynamic attribute weights were generated by an attention mechanism from current network states and mobility features; and current and predicted states were fused and ranke</w:delText>
        </w:r>
        <w:r w:rsidR="005A14BF" w:rsidRPr="00FE5058">
          <w:rPr>
            <w:rFonts w:hAnsi="宋体" w:cs="宋体" w:hint="eastAsia"/>
          </w:rPr>
          <w:delText>d</w:delText>
        </w:r>
      </w:del>
      <w:ins w:id="30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using </w:t>
      </w:r>
      <w:del w:id="31" w:author="作者" w:date="2026-08-27T09:50:00Z">
        <w:r w:rsidR="005A14BF" w:rsidRPr="00FE5058">
          <w:rPr>
            <w:rFonts w:hAnsi="宋体" w:cs="宋体" w:hint="eastAsia"/>
          </w:rPr>
          <w:delText xml:space="preserve">an improved </w:delText>
        </w:r>
      </w:del>
      <w:ins w:id="32" w:author="作者" w:date="2026-08-27T09:50:00Z">
        <w:r w:rsidRPr="009C74B6">
          <w:rPr>
            <w:rFonts w:hAnsi="宋体" w:cs="宋体"/>
          </w:rPr>
          <w:t xml:space="preserve">adaptive dynamic hysteresis (ADH) and a risk-sensitive </w:t>
        </w:r>
      </w:ins>
      <w:r w:rsidRPr="009C74B6">
        <w:rPr>
          <w:rFonts w:hAnsi="宋体" w:cs="宋体"/>
        </w:rPr>
        <w:t xml:space="preserve">technique for order preference by similarity to </w:t>
      </w:r>
      <w:ins w:id="33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ideal solution (</w:t>
      </w:r>
      <w:del w:id="34" w:author="作者" w:date="2026-08-27T09:50:00Z">
        <w:r w:rsidR="005A14BF" w:rsidRPr="00FE5058">
          <w:rPr>
            <w:rFonts w:hAnsi="宋体" w:cs="宋体" w:hint="eastAsia"/>
          </w:rPr>
          <w:delText xml:space="preserve">TOPSIS). Dual </w:delText>
        </w:r>
      </w:del>
      <w:ins w:id="35" w:author="作者" w:date="2026-08-27T09:50:00Z">
        <w:r w:rsidRPr="009C74B6">
          <w:rPr>
            <w:rFonts w:hAnsi="宋体" w:cs="宋体"/>
          </w:rPr>
          <w:t>RS-TOPSIS). LAAVHA integrates stacked-LSTM state prediction, attention-based dynamic weighting, improved TOPSIS ranking, and dual-</w:t>
        </w:r>
      </w:ins>
      <w:r w:rsidRPr="009C74B6">
        <w:rPr>
          <w:rFonts w:hAnsi="宋体" w:cs="宋体"/>
        </w:rPr>
        <w:t>hysteresis</w:t>
      </w:r>
      <w:del w:id="36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37" w:author="作者" w:date="2026-08-27T09:50:00Z">
        <w:r w:rsidRPr="009C74B6">
          <w:rPr>
            <w:rFonts w:hAnsi="宋体" w:cs="宋体"/>
          </w:rPr>
          <w:t xml:space="preserve"> decision-making. The stacked LSTM predicts short-term candidate-network states, while attention generates dynamic attribute weights from current network states and mobility features. Current and predicted states are then fused for TOPSIS ranking, followed by dual hysteresis</w:t>
        </w:r>
      </w:ins>
      <w:r w:rsidRPr="009C74B6">
        <w:rPr>
          <w:rFonts w:hAnsi="宋体" w:cs="宋体"/>
        </w:rPr>
        <w:t xml:space="preserve"> based on a closeness-score advantage threshold and a consecutive-confirmation window</w:t>
      </w:r>
      <w:del w:id="38" w:author="作者" w:date="2026-08-27T09:50:00Z">
        <w:r w:rsidR="005A14BF" w:rsidRPr="00FE5058">
          <w:rPr>
            <w:rFonts w:hAnsi="宋体" w:cs="宋体" w:hint="eastAsia"/>
          </w:rPr>
          <w:delText>, was then used</w:delText>
        </w:r>
      </w:del>
      <w:r w:rsidRPr="009C74B6">
        <w:rPr>
          <w:rFonts w:hAnsi="宋体" w:cs="宋体"/>
        </w:rPr>
        <w:t xml:space="preserve"> to suppress unnecessary handovers. </w:t>
      </w:r>
      <w:del w:id="39" w:author="作者" w:date="2026-08-27T09:50:00Z">
        <w:r w:rsidR="005A14BF" w:rsidRPr="00FE5058">
          <w:rPr>
            <w:rFonts w:hAnsi="宋体" w:cs="宋体" w:hint="eastAsia"/>
          </w:rPr>
          <w:delText>The thresho</w:delText>
        </w:r>
        <w:r w:rsidR="005A14BF" w:rsidRPr="00FE5058">
          <w:rPr>
            <w:rFonts w:hAnsi="宋体" w:cs="宋体" w:hint="eastAsia"/>
          </w:rPr>
          <w:delText>ld and confirmation window were adapted</w:delText>
        </w:r>
      </w:del>
      <w:ins w:id="40" w:author="作者" w:date="2026-08-27T09:50:00Z">
        <w:r w:rsidRPr="009C74B6">
          <w:rPr>
            <w:rFonts w:hAnsi="宋体" w:cs="宋体"/>
          </w:rPr>
          <w:t>ADH adapts these hysteresis parameters</w:t>
        </w:r>
      </w:ins>
      <w:r w:rsidRPr="009C74B6">
        <w:rPr>
          <w:rFonts w:hAnsi="宋体" w:cs="宋体"/>
        </w:rPr>
        <w:t xml:space="preserve"> to flight speed and serving-network channel fluctuations</w:t>
      </w:r>
      <w:del w:id="41" w:author="作者" w:date="2026-08-27T09:50:00Z">
        <w:r w:rsidR="005A14BF" w:rsidRPr="00FE5058">
          <w:rPr>
            <w:rFonts w:hAnsi="宋体" w:cs="宋体" w:hint="eastAsia"/>
          </w:rPr>
          <w:delText xml:space="preserve"> by ADH, whereas</w:delText>
        </w:r>
      </w:del>
      <w:ins w:id="42" w:author="作者" w:date="2026-08-27T09:50:00Z">
        <w:r w:rsidRPr="009C74B6">
          <w:rPr>
            <w:rFonts w:hAnsi="宋体" w:cs="宋体"/>
          </w:rPr>
          <w:t>, while RS-TOPSIS penalizes</w:t>
        </w:r>
      </w:ins>
      <w:r w:rsidRPr="009C74B6">
        <w:rPr>
          <w:rFonts w:hAnsi="宋体" w:cs="宋体"/>
        </w:rPr>
        <w:t xml:space="preserve"> volatile </w:t>
      </w:r>
      <w:del w:id="43" w:author="作者" w:date="2026-08-27T09:50:00Z">
        <w:r w:rsidR="005A14BF" w:rsidRPr="00FE5058">
          <w:rPr>
            <w:rFonts w:hAnsi="宋体" w:cs="宋体" w:hint="eastAsia"/>
          </w:rPr>
          <w:delText xml:space="preserve">candidate-network </w:delText>
        </w:r>
      </w:del>
      <w:r w:rsidRPr="009C74B6">
        <w:rPr>
          <w:rFonts w:hAnsi="宋体" w:cs="宋体"/>
        </w:rPr>
        <w:t xml:space="preserve">closeness scores </w:t>
      </w:r>
      <w:del w:id="44" w:author="作者" w:date="2026-08-27T09:50:00Z">
        <w:r w:rsidR="005A14BF" w:rsidRPr="00FE5058">
          <w:rPr>
            <w:rFonts w:hAnsi="宋体" w:cs="宋体" w:hint="eastAsia"/>
          </w:rPr>
          <w:delText>were penalized and candidates were ranked using robust scores by RS-TOPSIS. The two</w:delText>
        </w:r>
      </w:del>
      <w:ins w:id="45" w:author="作者" w:date="2026-08-27T09:50:00Z">
        <w:r w:rsidRPr="009C74B6">
          <w:rPr>
            <w:rFonts w:hAnsi="宋体" w:cs="宋体"/>
          </w:rPr>
          <w:t>to improve candidate ranking. Both</w:t>
        </w:r>
      </w:ins>
      <w:r w:rsidRPr="009C74B6">
        <w:rPr>
          <w:rFonts w:hAnsi="宋体" w:cs="宋体"/>
        </w:rPr>
        <w:t xml:space="preserve"> enhancements </w:t>
      </w:r>
      <w:del w:id="46" w:author="作者" w:date="2026-08-27T09:50:00Z">
        <w:r w:rsidR="005A14BF" w:rsidRPr="00FE5058">
          <w:rPr>
            <w:rFonts w:hAnsi="宋体" w:cs="宋体" w:hint="eastAsia"/>
          </w:rPr>
          <w:delText>le</w:delText>
        </w:r>
        <w:r w:rsidR="005A14BF" w:rsidRPr="00FE5058">
          <w:rPr>
            <w:rFonts w:hAnsi="宋体" w:cs="宋体" w:hint="eastAsia"/>
          </w:rPr>
          <w:delText xml:space="preserve">ft the LSTM and attention-network structures and training processes unchanged, and improved adaptation to channel fluctuations and decision robustness </w:delText>
        </w:r>
      </w:del>
      <w:ins w:id="47" w:author="作者" w:date="2026-08-27T09:50:00Z">
        <w:r w:rsidRPr="009C74B6">
          <w:rPr>
            <w:rFonts w:hAnsi="宋体" w:cs="宋体"/>
          </w:rPr>
          <w:t xml:space="preserve">operate </w:t>
        </w:r>
      </w:ins>
      <w:r w:rsidRPr="009C74B6">
        <w:rPr>
          <w:rFonts w:hAnsi="宋体" w:cs="宋体"/>
        </w:rPr>
        <w:t xml:space="preserve">after </w:t>
      </w:r>
      <w:ins w:id="48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base scores </w:t>
      </w:r>
      <w:del w:id="49" w:author="作者" w:date="2026-08-27T09:50:00Z">
        <w:r w:rsidR="005A14BF" w:rsidRPr="00FE5058">
          <w:rPr>
            <w:rFonts w:hAnsi="宋体" w:cs="宋体" w:hint="eastAsia"/>
          </w:rPr>
          <w:delText>were</w:delText>
        </w:r>
      </w:del>
      <w:ins w:id="50" w:author="作者" w:date="2026-08-27T09:50:00Z">
        <w:r w:rsidRPr="009C74B6">
          <w:rPr>
            <w:rFonts w:hAnsi="宋体" w:cs="宋体"/>
          </w:rPr>
          <w:t>are</w:t>
        </w:r>
      </w:ins>
      <w:r w:rsidRPr="009C74B6">
        <w:rPr>
          <w:rFonts w:hAnsi="宋体" w:cs="宋体"/>
        </w:rPr>
        <w:t xml:space="preserve"> generated and before the final handover decision</w:t>
      </w:r>
      <w:del w:id="51" w:author="作者" w:date="2026-08-27T09:50:00Z">
        <w:r w:rsidR="005A14BF" w:rsidRPr="00FE5058">
          <w:rPr>
            <w:rFonts w:hAnsi="宋体" w:cs="宋体" w:hint="eastAsia"/>
          </w:rPr>
          <w:delText>.</w:delText>
        </w:r>
      </w:del>
      <w:ins w:id="52" w:author="作者" w:date="2026-08-27T09:50:00Z">
        <w:r w:rsidRPr="009C74B6">
          <w:rPr>
            <w:rFonts w:hAnsi="宋体" w:cs="宋体"/>
          </w:rPr>
          <w:t>, improving adaptation to channel fluctuations and decision robustness without modifying the LSTM-attention architecture or training process.</w:t>
        </w:r>
      </w:ins>
      <w:r w:rsidRPr="009C74B6">
        <w:rPr>
          <w:rFonts w:hAnsi="宋体" w:cs="宋体"/>
        </w:rPr>
        <w:t xml:space="preserve"> Simulation results </w:t>
      </w:r>
      <w:del w:id="53" w:author="作者" w:date="2026-08-27T09:50:00Z">
        <w:r w:rsidR="005A14BF" w:rsidRPr="00FE5058">
          <w:rPr>
            <w:rFonts w:hAnsi="宋体" w:cs="宋体" w:hint="eastAsia"/>
          </w:rPr>
          <w:delText>showed that t</w:delText>
        </w:r>
        <w:r w:rsidR="005A14BF" w:rsidRPr="00FE5058">
          <w:rPr>
            <w:rFonts w:hAnsi="宋体" w:cs="宋体" w:hint="eastAsia"/>
          </w:rPr>
          <w:delText>he proposed algorithm</w:delText>
        </w:r>
      </w:del>
      <w:ins w:id="54" w:author="作者" w:date="2026-08-27T09:50:00Z">
        <w:r w:rsidRPr="009C74B6">
          <w:rPr>
            <w:rFonts w:hAnsi="宋体" w:cs="宋体"/>
          </w:rPr>
          <w:t>demonstrate</w:t>
        </w:r>
      </w:ins>
      <w:r w:rsidRPr="009C74B6">
        <w:rPr>
          <w:rFonts w:hAnsi="宋体" w:cs="宋体"/>
        </w:rPr>
        <w:t xml:space="preserve"> reduced unnecessary handovers, improved </w:t>
      </w:r>
      <w:del w:id="55" w:author="作者" w:date="2026-08-27T09:50:00Z">
        <w:r w:rsidR="005A14BF" w:rsidRPr="00FE5058">
          <w:rPr>
            <w:rFonts w:hAnsi="宋体" w:cs="宋体" w:hint="eastAsia"/>
          </w:rPr>
          <w:delText>handover-</w:delText>
        </w:r>
      </w:del>
      <w:r w:rsidRPr="009C74B6">
        <w:rPr>
          <w:rFonts w:hAnsi="宋体" w:cs="宋体"/>
        </w:rPr>
        <w:t xml:space="preserve">decision efficiency, </w:t>
      </w:r>
      <w:del w:id="56" w:author="作者" w:date="2026-08-27T09:50:00Z">
        <w:r w:rsidR="005A14BF" w:rsidRPr="00FE5058">
          <w:rPr>
            <w:rFonts w:hAnsi="宋体" w:cs="宋体" w:hint="eastAsia"/>
          </w:rPr>
          <w:delText>maintained continuity of</w:delText>
        </w:r>
      </w:del>
      <w:ins w:id="57" w:author="作者" w:date="2026-08-27T09:50:00Z">
        <w:r w:rsidRPr="009C74B6">
          <w:rPr>
            <w:rFonts w:hAnsi="宋体" w:cs="宋体"/>
          </w:rPr>
          <w:t>sustained</w:t>
        </w:r>
      </w:ins>
      <w:r w:rsidRPr="009C74B6">
        <w:rPr>
          <w:rFonts w:hAnsi="宋体" w:cs="宋体"/>
        </w:rPr>
        <w:t xml:space="preserve"> remote-sensing data </w:t>
      </w:r>
      <w:del w:id="58" w:author="作者" w:date="2026-08-27T09:50:00Z">
        <w:r w:rsidR="005A14BF" w:rsidRPr="00FE5058">
          <w:rPr>
            <w:rFonts w:hAnsi="宋体" w:cs="宋体" w:hint="eastAsia"/>
          </w:rPr>
          <w:delText>transmission</w:delText>
        </w:r>
      </w:del>
      <w:ins w:id="59" w:author="作者" w:date="2026-08-27T09:50:00Z">
        <w:r w:rsidRPr="009C74B6">
          <w:rPr>
            <w:rFonts w:hAnsi="宋体" w:cs="宋体"/>
          </w:rPr>
          <w:t>continuity</w:t>
        </w:r>
      </w:ins>
      <w:r w:rsidRPr="009C74B6">
        <w:rPr>
          <w:rFonts w:hAnsi="宋体" w:cs="宋体"/>
        </w:rPr>
        <w:t xml:space="preserve">, and </w:t>
      </w:r>
      <w:del w:id="60" w:author="作者" w:date="2026-08-27T09:50:00Z">
        <w:r w:rsidR="005A14BF" w:rsidRPr="00FE5058">
          <w:rPr>
            <w:rFonts w:hAnsi="宋体" w:cs="宋体" w:hint="eastAsia"/>
          </w:rPr>
          <w:delText>resisted</w:delText>
        </w:r>
      </w:del>
      <w:ins w:id="61" w:author="作者" w:date="2026-08-27T09:50:00Z">
        <w:r w:rsidRPr="009C74B6">
          <w:rPr>
            <w:rFonts w:hAnsi="宋体" w:cs="宋体"/>
          </w:rPr>
          <w:t>greater robustness to</w:t>
        </w:r>
      </w:ins>
      <w:r w:rsidRPr="009C74B6">
        <w:rPr>
          <w:rFonts w:hAnsi="宋体" w:cs="宋体"/>
        </w:rPr>
        <w:t xml:space="preserve"> abrupt channel </w:t>
      </w:r>
      <w:del w:id="62" w:author="作者" w:date="2026-08-27T09:50:00Z">
        <w:r w:rsidR="005A14BF" w:rsidRPr="00FE5058">
          <w:rPr>
            <w:rFonts w:hAnsi="宋体" w:cs="宋体" w:hint="eastAsia"/>
          </w:rPr>
          <w:delText>changes</w:delText>
        </w:r>
      </w:del>
      <w:ins w:id="63" w:author="作者" w:date="2026-08-27T09:50:00Z">
        <w:r w:rsidRPr="009C74B6">
          <w:rPr>
            <w:rFonts w:hAnsi="宋体" w:cs="宋体"/>
          </w:rPr>
          <w:t>variations</w:t>
        </w:r>
      </w:ins>
      <w:r w:rsidRPr="009C74B6">
        <w:rPr>
          <w:rFonts w:hAnsi="宋体" w:cs="宋体"/>
        </w:rPr>
        <w:t>.\\[2mm]</w:t>
      </w:r>
    </w:p>
    <w:p w14:paraId="41FD9232" w14:textId="7BA2741C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\noindent{\bfseries </w:t>
      </w:r>
      <w:del w:id="64" w:author="作者" w:date="2026-08-27T09:50:00Z">
        <w:r w:rsidR="005A14BF" w:rsidRPr="00FE5058">
          <w:rPr>
            <w:rFonts w:hAnsi="宋体" w:cs="宋体" w:hint="eastAsia"/>
          </w:rPr>
          <w:delText>Key words</w:delText>
        </w:r>
      </w:del>
      <w:ins w:id="65" w:author="作者" w:date="2026-08-27T09:50:00Z">
        <w:r w:rsidRPr="009C74B6">
          <w:rPr>
            <w:rFonts w:hAnsi="宋体" w:cs="宋体"/>
          </w:rPr>
          <w:t>Keywords</w:t>
        </w:r>
      </w:ins>
      <w:r w:rsidRPr="009C74B6">
        <w:rPr>
          <w:rFonts w:hAnsi="宋体" w:cs="宋体"/>
        </w:rPr>
        <w:t>:} UAV remote sensing</w:t>
      </w:r>
      <w:del w:id="66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67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heterogeneous network</w:t>
      </w:r>
      <w:del w:id="68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69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vertical handover</w:t>
      </w:r>
      <w:del w:id="70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1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LSTM</w:t>
      </w:r>
      <w:del w:id="72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3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attention mechanism</w:t>
      </w:r>
      <w:del w:id="74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5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adaptive hysteresis</w:t>
      </w:r>
      <w:del w:id="76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7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risk-sensitive TOPSIS</w:t>
      </w:r>
    </w:p>
    <w:p w14:paraId="37DE4F3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6691127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\setcounter{section}{-1}</w:t>
      </w:r>
    </w:p>
    <w:p w14:paraId="667F6A1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\section{Introduction}</w:t>
      </w:r>
    </w:p>
    <w:p w14:paraId="41164AB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F3D8EE6" w14:textId="33DFA517" w:rsidR="009C74B6" w:rsidRPr="009C74B6" w:rsidRDefault="009C74B6" w:rsidP="009C74B6">
      <w:pPr>
        <w:pStyle w:val="a3"/>
        <w:rPr>
          <w:rFonts w:hAnsi="宋体" w:cs="宋体"/>
        </w:rPr>
      </w:pPr>
      <w:ins w:id="78" w:author="作者" w:date="2026-08-27T09:50:00Z">
        <w:r w:rsidRPr="009C74B6">
          <w:rPr>
            <w:rFonts w:hAnsi="宋体" w:cs="宋体"/>
          </w:rPr>
          <w:t>Unmanned aerial vehicle (</w:t>
        </w:r>
      </w:ins>
      <w:r w:rsidRPr="009C74B6">
        <w:rPr>
          <w:rFonts w:hAnsi="宋体" w:cs="宋体"/>
        </w:rPr>
        <w:t>UAV</w:t>
      </w:r>
      <w:ins w:id="79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remote sensing </w:t>
      </w:r>
      <w:del w:id="80" w:author="作者" w:date="2026-08-27T09:50:00Z">
        <w:r w:rsidR="005A14BF" w:rsidRPr="00FE5058">
          <w:rPr>
            <w:rFonts w:hAnsi="宋体" w:cs="宋体" w:hint="eastAsia"/>
          </w:rPr>
          <w:delText xml:space="preserve">systems are widely used for </w:delText>
        </w:r>
      </w:del>
      <w:ins w:id="81" w:author="作者" w:date="2026-08-27T09:50:00Z">
        <w:r w:rsidRPr="009C74B6">
          <w:rPr>
            <w:rFonts w:hAnsi="宋体" w:cs="宋体"/>
          </w:rPr>
          <w:t xml:space="preserve">supports </w:t>
        </w:r>
      </w:ins>
      <w:r w:rsidRPr="009C74B6">
        <w:rPr>
          <w:rFonts w:hAnsi="宋体" w:cs="宋体"/>
        </w:rPr>
        <w:t xml:space="preserve">disaster assessment, agricultural </w:t>
      </w:r>
      <w:del w:id="82" w:author="作者" w:date="2026-08-27T09:50:00Z">
        <w:r w:rsidR="005A14BF" w:rsidRPr="00FE5058">
          <w:rPr>
            <w:rFonts w:hAnsi="宋体" w:cs="宋体" w:hint="eastAsia"/>
          </w:rPr>
          <w:delText xml:space="preserve">surveys, </w:delText>
        </w:r>
      </w:del>
      <w:ins w:id="83" w:author="作者" w:date="2026-08-27T09:50:00Z">
        <w:r w:rsidRPr="009C74B6">
          <w:rPr>
            <w:rFonts w:hAnsi="宋体" w:cs="宋体"/>
          </w:rPr>
          <w:t xml:space="preserve">surveying, and </w:t>
        </w:r>
      </w:ins>
      <w:r w:rsidRPr="009C74B6">
        <w:rPr>
          <w:rFonts w:hAnsi="宋体" w:cs="宋体"/>
        </w:rPr>
        <w:t>environmental monitoring</w:t>
      </w:r>
      <w:del w:id="84" w:author="作者" w:date="2026-08-27T09:50:00Z">
        <w:r w:rsidR="005A14BF" w:rsidRPr="00FE5058">
          <w:rPr>
            <w:rFonts w:hAnsi="宋体" w:cs="宋体" w:hint="eastAsia"/>
          </w:rPr>
          <w:delText>, and related applications.</w:delText>
        </w:r>
      </w:del>
      <w:ins w:id="85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High-resolution optical and multispectral </w:t>
      </w:r>
      <w:del w:id="86" w:author="作者" w:date="2026-08-27T09:50:00Z">
        <w:r w:rsidR="005A14BF" w:rsidRPr="00FE5058">
          <w:rPr>
            <w:rFonts w:hAnsi="宋体" w:cs="宋体" w:hint="eastAsia"/>
          </w:rPr>
          <w:delText xml:space="preserve">payloads produce substantial remote-sensing </w:delText>
        </w:r>
      </w:del>
      <w:ins w:id="87" w:author="作者" w:date="2026-08-27T09:50:00Z">
        <w:r w:rsidRPr="009C74B6">
          <w:rPr>
            <w:rFonts w:hAnsi="宋体" w:cs="宋体"/>
          </w:rPr>
          <w:t xml:space="preserve">sensors generate large </w:t>
        </w:r>
      </w:ins>
      <w:r w:rsidRPr="009C74B6">
        <w:rPr>
          <w:rFonts w:hAnsi="宋体" w:cs="宋体"/>
        </w:rPr>
        <w:t xml:space="preserve">image </w:t>
      </w:r>
      <w:del w:id="88" w:author="作者" w:date="2026-08-27T09:50:00Z">
        <w:r w:rsidR="005A14BF" w:rsidRPr="00FE5058">
          <w:rPr>
            <w:rFonts w:hAnsi="宋体" w:cs="宋体" w:hint="eastAsia"/>
          </w:rPr>
          <w:delText>data during cruise missions, which must be returned to ground stations in</w:delText>
        </w:r>
      </w:del>
      <w:ins w:id="89" w:author="作者" w:date="2026-08-27T09:50:00Z">
        <w:r w:rsidRPr="009C74B6">
          <w:rPr>
            <w:rFonts w:hAnsi="宋体" w:cs="宋体"/>
          </w:rPr>
          <w:t>volumes that require</w:t>
        </w:r>
      </w:ins>
      <w:r w:rsidRPr="009C74B6">
        <w:rPr>
          <w:rFonts w:hAnsi="宋体" w:cs="宋体"/>
        </w:rPr>
        <w:t xml:space="preserve"> real</w:t>
      </w:r>
      <w:del w:id="90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91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time </w:t>
      </w:r>
      <w:del w:id="92" w:author="作者" w:date="2026-08-27T09:50:00Z">
        <w:r w:rsidR="005A14BF" w:rsidRPr="00FE5058">
          <w:rPr>
            <w:rFonts w:hAnsi="宋体" w:cs="宋体" w:hint="eastAsia"/>
          </w:rPr>
          <w:delText>through</w:delText>
        </w:r>
      </w:del>
      <w:ins w:id="93" w:author="作者" w:date="2026-08-27T09:50:00Z">
        <w:r w:rsidRPr="009C74B6">
          <w:rPr>
            <w:rFonts w:hAnsi="宋体" w:cs="宋体"/>
          </w:rPr>
          <w:t>transmission via</w:t>
        </w:r>
      </w:ins>
      <w:r w:rsidRPr="009C74B6">
        <w:rPr>
          <w:rFonts w:hAnsi="宋体" w:cs="宋体"/>
        </w:rPr>
        <w:t xml:space="preserve"> heterogeneous wireless networks</w:t>
      </w:r>
      <w:del w:id="94" w:author="作者" w:date="2026-08-27T09:50:00Z">
        <w:r w:rsidR="005A14BF" w:rsidRPr="00FE5058">
          <w:rPr>
            <w:rFonts w:hAnsi="宋体" w:cs="宋体" w:hint="eastAsia"/>
          </w:rPr>
          <w:delText xml:space="preserve"> s</w:delText>
        </w:r>
        <w:r w:rsidR="005A14BF" w:rsidRPr="00FE5058">
          <w:rPr>
            <w:rFonts w:hAnsi="宋体" w:cs="宋体" w:hint="eastAsia"/>
          </w:rPr>
          <w:delText>uch as</w:delText>
        </w:r>
      </w:del>
      <w:ins w:id="95" w:author="作者" w:date="2026-08-27T09:50:00Z">
        <w:r w:rsidRPr="009C74B6">
          <w:rPr>
            <w:rFonts w:hAnsi="宋体" w:cs="宋体"/>
          </w:rPr>
          <w:t>, including</w:t>
        </w:r>
      </w:ins>
      <w:r w:rsidRPr="009C74B6">
        <w:rPr>
          <w:rFonts w:hAnsi="宋体" w:cs="宋体"/>
        </w:rPr>
        <w:t xml:space="preserve"> 5G, LTE, and </w:t>
      </w:r>
      <w:del w:id="96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97" w:author="作者" w:date="2026-08-27T09:50:00Z">
        <w:r w:rsidRPr="009C74B6">
          <w:rPr>
            <w:rFonts w:hAnsi="宋体" w:cs="宋体"/>
          </w:rPr>
          <w:t xml:space="preserve">Wi-Fi </w:t>
        </w:r>
      </w:ins>
      <w:r w:rsidRPr="009C74B6">
        <w:rPr>
          <w:rFonts w:hAnsi="宋体" w:cs="宋体"/>
        </w:rPr>
        <w:t xml:space="preserve">\upcite{1--3}. </w:t>
      </w:r>
      <w:del w:id="98" w:author="作者" w:date="2026-08-27T09:50:00Z">
        <w:r w:rsidR="005A14BF" w:rsidRPr="00FE5058">
          <w:rPr>
            <w:rFonts w:hAnsi="宋体" w:cs="宋体" w:hint="eastAsia"/>
          </w:rPr>
          <w:delText xml:space="preserve">However, </w:delText>
        </w:r>
      </w:del>
      <w:r w:rsidRPr="009C74B6">
        <w:rPr>
          <w:rFonts w:hAnsi="宋体" w:cs="宋体"/>
        </w:rPr>
        <w:t xml:space="preserve">UAV mobility </w:t>
      </w:r>
      <w:del w:id="99" w:author="作者" w:date="2026-08-27T09:50:00Z">
        <w:r w:rsidR="005A14BF" w:rsidRPr="00FE5058">
          <w:rPr>
            <w:rFonts w:hAnsi="宋体" w:cs="宋体" w:hint="eastAsia"/>
          </w:rPr>
          <w:delText>causes frequent traversal of</w:delText>
        </w:r>
      </w:del>
      <w:ins w:id="100" w:author="作者" w:date="2026-08-27T09:50:00Z">
        <w:r w:rsidRPr="009C74B6">
          <w:rPr>
            <w:rFonts w:hAnsi="宋体" w:cs="宋体"/>
          </w:rPr>
          <w:t>frequently crosses</w:t>
        </w:r>
      </w:ins>
      <w:r w:rsidRPr="009C74B6">
        <w:rPr>
          <w:rFonts w:hAnsi="宋体" w:cs="宋体"/>
        </w:rPr>
        <w:t xml:space="preserve"> coverage boundaries</w:t>
      </w:r>
      <w:del w:id="101" w:author="作者" w:date="2026-08-27T09:50:00Z">
        <w:r w:rsidR="005A14BF" w:rsidRPr="00FE5058">
          <w:rPr>
            <w:rFonts w:hAnsi="宋体" w:cs="宋体" w:hint="eastAsia"/>
          </w:rPr>
          <w:delText xml:space="preserve"> and triggers</w:delText>
        </w:r>
      </w:del>
      <w:ins w:id="102" w:author="作者" w:date="2026-08-27T09:50:00Z">
        <w:r w:rsidRPr="009C74B6">
          <w:rPr>
            <w:rFonts w:hAnsi="宋体" w:cs="宋体"/>
          </w:rPr>
          <w:t>, necessitating</w:t>
        </w:r>
      </w:ins>
      <w:r w:rsidRPr="009C74B6">
        <w:rPr>
          <w:rFonts w:hAnsi="宋体" w:cs="宋体"/>
        </w:rPr>
        <w:t xml:space="preserve"> vertical</w:t>
      </w:r>
      <w:del w:id="103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04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handovers</w:t>
      </w:r>
      <w:ins w:id="105" w:author="作者" w:date="2026-08-27T09:50:00Z">
        <w:r w:rsidRPr="009C74B6">
          <w:rPr>
            <w:rFonts w:hAnsi="宋体" w:cs="宋体"/>
          </w:rPr>
          <w:t xml:space="preserve"> (VHOs) </w:t>
        </w:r>
      </w:ins>
      <w:r w:rsidRPr="009C74B6">
        <w:rPr>
          <w:rFonts w:hAnsi="宋体" w:cs="宋体"/>
        </w:rPr>
        <w:t xml:space="preserve">\upcite{4--6}. </w:t>
      </w:r>
      <w:del w:id="106" w:author="作者" w:date="2026-08-27T09:50:00Z">
        <w:r w:rsidR="005A14BF" w:rsidRPr="00FE5058">
          <w:rPr>
            <w:rFonts w:hAnsi="宋体" w:cs="宋体" w:hint="eastAsia"/>
          </w:rPr>
          <w:delText>Conventional vertical-handover research has largely focused on</w:delText>
        </w:r>
      </w:del>
      <w:ins w:id="107" w:author="作者" w:date="2026-08-27T09:50:00Z">
        <w:r w:rsidRPr="009C74B6">
          <w:rPr>
            <w:rFonts w:hAnsi="宋体" w:cs="宋体"/>
          </w:rPr>
          <w:t>Existing VHO methods mainly employ</w:t>
        </w:r>
      </w:ins>
      <w:r w:rsidRPr="009C74B6">
        <w:rPr>
          <w:rFonts w:hAnsi="宋体" w:cs="宋体"/>
        </w:rPr>
        <w:t xml:space="preserve"> multiple attribute decision making (MADM</w:t>
      </w:r>
      <w:del w:id="108" w:author="作者" w:date="2026-08-27T09:50:00Z">
        <w:r w:rsidR="005A14BF" w:rsidRPr="00FE5058">
          <w:rPr>
            <w:rFonts w:hAnsi="宋体" w:cs="宋体" w:hint="eastAsia"/>
          </w:rPr>
          <w:delText>)\</w:delText>
        </w:r>
      </w:del>
      <w:ins w:id="109" w:author="作者" w:date="2026-08-27T09:50:00Z">
        <w:r w:rsidRPr="009C74B6">
          <w:rPr>
            <w:rFonts w:hAnsi="宋体" w:cs="宋体"/>
          </w:rPr>
          <w:t>) \</w:t>
        </w:r>
      </w:ins>
      <w:r w:rsidRPr="009C74B6">
        <w:rPr>
          <w:rFonts w:hAnsi="宋体" w:cs="宋体"/>
        </w:rPr>
        <w:t xml:space="preserve">upcite{7}, including </w:t>
      </w:r>
      <w:ins w:id="110" w:author="作者" w:date="2026-08-27T09:50:00Z">
        <w:r w:rsidRPr="009C74B6">
          <w:rPr>
            <w:rFonts w:hAnsi="宋体" w:cs="宋体"/>
          </w:rPr>
          <w:t>the technique for order preference by similarity to ideal solution (</w:t>
        </w:r>
      </w:ins>
      <w:r w:rsidRPr="009C74B6">
        <w:rPr>
          <w:rFonts w:hAnsi="宋体" w:cs="宋体"/>
        </w:rPr>
        <w:t>TOPSIS</w:t>
      </w:r>
      <w:ins w:id="111" w:author="作者" w:date="2026-08-27T09:50:00Z">
        <w:r w:rsidRPr="009C74B6">
          <w:rPr>
            <w:rFonts w:hAnsi="宋体" w:cs="宋体"/>
          </w:rPr>
          <w:t xml:space="preserve">) </w:t>
        </w:r>
      </w:ins>
      <w:r w:rsidRPr="009C74B6">
        <w:rPr>
          <w:rFonts w:hAnsi="宋体" w:cs="宋体"/>
        </w:rPr>
        <w:t>\upcite{8--10}, VIKOR</w:t>
      </w:r>
      <w:ins w:id="112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\upcite{11}, and the </w:t>
      </w:r>
      <w:ins w:id="113" w:author="作者" w:date="2026-08-27T09:50:00Z">
        <w:r w:rsidRPr="009C74B6">
          <w:rPr>
            <w:rFonts w:hAnsi="宋体" w:cs="宋体"/>
          </w:rPr>
          <w:t>Grey relational analysis (</w:t>
        </w:r>
      </w:ins>
      <w:r w:rsidRPr="009C74B6">
        <w:rPr>
          <w:rFonts w:hAnsi="宋体" w:cs="宋体"/>
        </w:rPr>
        <w:t>GRA</w:t>
      </w:r>
      <w:del w:id="114" w:author="作者" w:date="2026-08-27T09:50:00Z">
        <w:r w:rsidR="005A14BF" w:rsidRPr="00FE5058">
          <w:rPr>
            <w:rFonts w:hAnsi="宋体" w:cs="宋体" w:hint="eastAsia"/>
          </w:rPr>
          <w:delText xml:space="preserve">, </w:delText>
        </w:r>
      </w:del>
      <w:ins w:id="115" w:author="作者" w:date="2026-08-27T09:50:00Z">
        <w:r w:rsidRPr="009C74B6">
          <w:rPr>
            <w:rFonts w:hAnsi="宋体" w:cs="宋体"/>
          </w:rPr>
          <w:t>), complex proportional assessment (</w:t>
        </w:r>
      </w:ins>
      <w:r w:rsidRPr="009C74B6">
        <w:rPr>
          <w:rFonts w:hAnsi="宋体" w:cs="宋体"/>
        </w:rPr>
        <w:t>COPRAS</w:t>
      </w:r>
      <w:del w:id="116" w:author="作者" w:date="2026-08-27T09:50:00Z">
        <w:r w:rsidR="005A14BF" w:rsidRPr="00FE5058">
          <w:rPr>
            <w:rFonts w:hAnsi="宋体" w:cs="宋体" w:hint="eastAsia"/>
          </w:rPr>
          <w:delText xml:space="preserve">, </w:delText>
        </w:r>
      </w:del>
      <w:ins w:id="117" w:author="作者" w:date="2026-08-27T09:50:00Z">
        <w:r w:rsidRPr="009C74B6">
          <w:rPr>
            <w:rFonts w:hAnsi="宋体" w:cs="宋体"/>
          </w:rPr>
          <w:t>), stable preference ordering toward ideal solution (</w:t>
        </w:r>
      </w:ins>
      <w:r w:rsidRPr="009C74B6">
        <w:rPr>
          <w:rFonts w:hAnsi="宋体" w:cs="宋体"/>
        </w:rPr>
        <w:t>SPOTIS</w:t>
      </w:r>
      <w:del w:id="118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119" w:author="作者" w:date="2026-08-27T09:50:00Z">
        <w:r w:rsidRPr="009C74B6">
          <w:rPr>
            <w:rFonts w:hAnsi="宋体" w:cs="宋体"/>
          </w:rPr>
          <w:t>),</w:t>
        </w:r>
      </w:ins>
      <w:r w:rsidRPr="009C74B6">
        <w:rPr>
          <w:rFonts w:hAnsi="宋体" w:cs="宋体"/>
        </w:rPr>
        <w:t xml:space="preserve"> and </w:t>
      </w:r>
      <w:ins w:id="120" w:author="作者" w:date="2026-08-27T09:50:00Z">
        <w:r w:rsidRPr="009C74B6">
          <w:rPr>
            <w:rFonts w:hAnsi="宋体" w:cs="宋体"/>
          </w:rPr>
          <w:t>simple additive weighting (</w:t>
        </w:r>
      </w:ins>
      <w:r w:rsidRPr="009C74B6">
        <w:rPr>
          <w:rFonts w:hAnsi="宋体" w:cs="宋体"/>
        </w:rPr>
        <w:t>SAW</w:t>
      </w:r>
      <w:del w:id="121" w:author="作者" w:date="2026-08-27T09:50:00Z">
        <w:r w:rsidR="005A14BF" w:rsidRPr="00FE5058">
          <w:rPr>
            <w:rFonts w:hAnsi="宋体" w:cs="宋体" w:hint="eastAsia"/>
          </w:rPr>
          <w:delText xml:space="preserve"> paradigms</w:delText>
        </w:r>
      </w:del>
      <w:ins w:id="122" w:author="作者" w:date="2026-08-27T09:50:00Z">
        <w:r w:rsidRPr="009C74B6">
          <w:rPr>
            <w:rFonts w:hAnsi="宋体" w:cs="宋体"/>
          </w:rPr>
          <w:t xml:space="preserve">) methods </w:t>
        </w:r>
      </w:ins>
      <w:r w:rsidRPr="009C74B6">
        <w:rPr>
          <w:rFonts w:hAnsi="宋体" w:cs="宋体"/>
        </w:rPr>
        <w:t>\upcite{12</w:t>
      </w:r>
      <w:del w:id="123" w:author="作者" w:date="2026-08-27T09:50:00Z">
        <w:r w:rsidR="005A14BF" w:rsidRPr="00FE5058">
          <w:rPr>
            <w:rFonts w:hAnsi="宋体" w:cs="宋体" w:hint="eastAsia"/>
          </w:rPr>
          <w:delText>};</w:delText>
        </w:r>
      </w:del>
      <w:ins w:id="124" w:author="作者" w:date="2026-08-27T09:50:00Z">
        <w:r w:rsidRPr="009C74B6">
          <w:rPr>
            <w:rFonts w:hAnsi="宋体" w:cs="宋体"/>
          </w:rPr>
          <w:t>}.</w:t>
        </w:r>
      </w:ins>
      <w:r w:rsidRPr="009C74B6">
        <w:rPr>
          <w:rFonts w:hAnsi="宋体" w:cs="宋体"/>
        </w:rPr>
        <w:t xml:space="preserve"> Fuzzy-VHO </w:t>
      </w:r>
      <w:del w:id="125" w:author="作者" w:date="2026-08-27T09:50:00Z">
        <w:r w:rsidR="005A14BF" w:rsidRPr="00FE5058">
          <w:rPr>
            <w:rFonts w:hAnsi="宋体" w:cs="宋体" w:hint="eastAsia"/>
          </w:rPr>
          <w:delText>instead uses</w:delText>
        </w:r>
      </w:del>
      <w:ins w:id="126" w:author="作者" w:date="2026-08-27T09:50:00Z">
        <w:r w:rsidRPr="009C74B6">
          <w:rPr>
            <w:rFonts w:hAnsi="宋体" w:cs="宋体"/>
          </w:rPr>
          <w:t>applies</w:t>
        </w:r>
      </w:ins>
      <w:r w:rsidRPr="009C74B6">
        <w:rPr>
          <w:rFonts w:hAnsi="宋体" w:cs="宋体"/>
        </w:rPr>
        <w:t xml:space="preserve"> fuzzy inference </w:t>
      </w:r>
      <w:del w:id="127" w:author="作者" w:date="2026-08-27T09:50:00Z">
        <w:r w:rsidR="005A14BF" w:rsidRPr="00FE5058">
          <w:rPr>
            <w:rFonts w:hAnsi="宋体" w:cs="宋体" w:hint="eastAsia"/>
          </w:rPr>
          <w:delText>for</w:delText>
        </w:r>
      </w:del>
      <w:ins w:id="128" w:author="作者" w:date="2026-08-27T09:50:00Z">
        <w:r w:rsidRPr="009C74B6">
          <w:rPr>
            <w:rFonts w:hAnsi="宋体" w:cs="宋体"/>
          </w:rPr>
          <w:t>to</w:t>
        </w:r>
      </w:ins>
      <w:r w:rsidRPr="009C74B6">
        <w:rPr>
          <w:rFonts w:hAnsi="宋体" w:cs="宋体"/>
        </w:rPr>
        <w:t xml:space="preserve"> </w:t>
      </w:r>
      <w:r w:rsidRPr="009C74B6">
        <w:rPr>
          <w:rFonts w:hAnsi="宋体" w:cs="宋体"/>
        </w:rPr>
        <w:lastRenderedPageBreak/>
        <w:t>handover decisions</w:t>
      </w:r>
      <w:ins w:id="129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\upcite{4}. These approaches </w:t>
      </w:r>
      <w:del w:id="130" w:author="作者" w:date="2026-08-27T09:50:00Z">
        <w:r w:rsidR="005A14BF" w:rsidRPr="00FE5058">
          <w:rPr>
            <w:rFonts w:hAnsi="宋体" w:cs="宋体" w:hint="eastAsia"/>
          </w:rPr>
          <w:delText>share</w:delText>
        </w:r>
      </w:del>
      <w:ins w:id="131" w:author="作者" w:date="2026-08-27T09:50:00Z">
        <w:r w:rsidRPr="009C74B6">
          <w:rPr>
            <w:rFonts w:hAnsi="宋体" w:cs="宋体"/>
          </w:rPr>
          <w:t>have</w:t>
        </w:r>
      </w:ins>
      <w:r w:rsidRPr="009C74B6">
        <w:rPr>
          <w:rFonts w:hAnsi="宋体" w:cs="宋体"/>
        </w:rPr>
        <w:t xml:space="preserve"> two </w:t>
      </w:r>
      <w:ins w:id="132" w:author="作者" w:date="2026-08-27T09:50:00Z">
        <w:r w:rsidRPr="009C74B6">
          <w:rPr>
            <w:rFonts w:hAnsi="宋体" w:cs="宋体"/>
          </w:rPr>
          <w:t xml:space="preserve">main </w:t>
        </w:r>
      </w:ins>
      <w:r w:rsidRPr="009C74B6">
        <w:rPr>
          <w:rFonts w:hAnsi="宋体" w:cs="宋体"/>
        </w:rPr>
        <w:t xml:space="preserve">limitations. First, weights are </w:t>
      </w:r>
      <w:del w:id="133" w:author="作者" w:date="2026-08-27T09:50:00Z">
        <w:r w:rsidR="005A14BF" w:rsidRPr="00FE5058">
          <w:rPr>
            <w:rFonts w:hAnsi="宋体" w:cs="宋体" w:hint="eastAsia"/>
          </w:rPr>
          <w:delText>usually</w:delText>
        </w:r>
      </w:del>
      <w:ins w:id="134" w:author="作者" w:date="2026-08-27T09:50:00Z">
        <w:r w:rsidRPr="009C74B6">
          <w:rPr>
            <w:rFonts w:hAnsi="宋体" w:cs="宋体"/>
          </w:rPr>
          <w:t>typically</w:t>
        </w:r>
      </w:ins>
      <w:r w:rsidRPr="009C74B6">
        <w:rPr>
          <w:rFonts w:hAnsi="宋体" w:cs="宋体"/>
        </w:rPr>
        <w:t xml:space="preserve"> fixed </w:t>
      </w:r>
      <w:del w:id="135" w:author="作者" w:date="2026-08-27T09:50:00Z">
        <w:r w:rsidR="005A14BF" w:rsidRPr="00FE5058">
          <w:rPr>
            <w:rFonts w:hAnsi="宋体" w:cs="宋体" w:hint="eastAsia"/>
          </w:rPr>
          <w:delText>once by</w:delText>
        </w:r>
      </w:del>
      <w:ins w:id="136" w:author="作者" w:date="2026-08-27T09:50:00Z">
        <w:r w:rsidRPr="009C74B6">
          <w:rPr>
            <w:rFonts w:hAnsi="宋体" w:cs="宋体"/>
          </w:rPr>
          <w:t>using</w:t>
        </w:r>
      </w:ins>
      <w:r w:rsidRPr="009C74B6">
        <w:rPr>
          <w:rFonts w:hAnsi="宋体" w:cs="宋体"/>
        </w:rPr>
        <w:t xml:space="preserve"> entropy weighting or the analytic hierarchy </w:t>
      </w:r>
      <w:del w:id="137" w:author="作者" w:date="2026-08-27T09:50:00Z">
        <w:r w:rsidR="005A14BF" w:rsidRPr="00FE5058">
          <w:rPr>
            <w:rFonts w:hAnsi="宋体" w:cs="宋体" w:hint="eastAsia"/>
          </w:rPr>
          <w:delText>process</w:delText>
        </w:r>
      </w:del>
      <w:r w:rsidRPr="009C74B6">
        <w:rPr>
          <w:rFonts w:hAnsi="宋体" w:cs="宋体"/>
        </w:rPr>
        <w:t xml:space="preserve">\upcite{12--15}, </w:t>
      </w:r>
      <w:del w:id="138" w:author="作者" w:date="2026-08-27T09:50:00Z">
        <w:r w:rsidR="005A14BF" w:rsidRPr="00FE5058">
          <w:rPr>
            <w:rFonts w:hAnsi="宋体" w:cs="宋体" w:hint="eastAsia"/>
          </w:rPr>
          <w:delText>so they cannot adapt to</w:delText>
        </w:r>
      </w:del>
      <w:ins w:id="139" w:author="作者" w:date="2026-08-27T09:50:00Z">
        <w:r w:rsidRPr="009C74B6">
          <w:rPr>
            <w:rFonts w:hAnsi="宋体" w:cs="宋体"/>
          </w:rPr>
          <w:t>limiting adaptation to varying</w:t>
        </w:r>
      </w:ins>
      <w:r w:rsidRPr="009C74B6">
        <w:rPr>
          <w:rFonts w:hAnsi="宋体" w:cs="宋体"/>
        </w:rPr>
        <w:t xml:space="preserve"> flight phases and channel conditions. Second, decisions rely </w:t>
      </w:r>
      <w:del w:id="140" w:author="作者" w:date="2026-08-27T09:50:00Z">
        <w:r w:rsidR="005A14BF" w:rsidRPr="00FE5058">
          <w:rPr>
            <w:rFonts w:hAnsi="宋体" w:cs="宋体" w:hint="eastAsia"/>
          </w:rPr>
          <w:delText xml:space="preserve">solely </w:delText>
        </w:r>
      </w:del>
      <w:r w:rsidRPr="009C74B6">
        <w:rPr>
          <w:rFonts w:hAnsi="宋体" w:cs="宋体"/>
        </w:rPr>
        <w:t xml:space="preserve">on current network indicators </w:t>
      </w:r>
      <w:del w:id="141" w:author="作者" w:date="2026-08-27T09:50:00Z">
        <w:r w:rsidR="005A14BF" w:rsidRPr="00FE5058">
          <w:rPr>
            <w:rFonts w:hAnsi="宋体" w:cs="宋体" w:hint="eastAsia"/>
          </w:rPr>
          <w:delText>and lack foresight into</w:delText>
        </w:r>
      </w:del>
      <w:ins w:id="142" w:author="作者" w:date="2026-08-27T09:50:00Z">
        <w:r w:rsidRPr="009C74B6">
          <w:rPr>
            <w:rFonts w:hAnsi="宋体" w:cs="宋体"/>
          </w:rPr>
          <w:t>without predicting</w:t>
        </w:r>
      </w:ins>
      <w:r w:rsidRPr="009C74B6">
        <w:rPr>
          <w:rFonts w:hAnsi="宋体" w:cs="宋体"/>
        </w:rPr>
        <w:t xml:space="preserve"> future states</w:t>
      </w:r>
      <w:del w:id="143" w:author="作者" w:date="2026-08-27T09:50:00Z">
        <w:r w:rsidR="005A14BF" w:rsidRPr="00FE5058">
          <w:rPr>
            <w:rFonts w:hAnsi="宋体" w:cs="宋体" w:hint="eastAsia"/>
          </w:rPr>
          <w:delText xml:space="preserve">. For </w:delText>
        </w:r>
        <w:r w:rsidR="005A14BF" w:rsidRPr="00FE5058">
          <w:rPr>
            <w:rFonts w:hAnsi="宋体" w:cs="宋体" w:hint="eastAsia"/>
          </w:rPr>
          <w:delText>example,</w:delText>
        </w:r>
      </w:del>
      <w:ins w:id="144" w:author="作者" w:date="2026-08-27T09:50:00Z">
        <w:r w:rsidRPr="009C74B6">
          <w:rPr>
            <w:rFonts w:hAnsi="宋体" w:cs="宋体"/>
          </w:rPr>
          <w:t>, potentially delaying handovers until link failure when</w:t>
        </w:r>
      </w:ins>
      <w:r w:rsidRPr="009C74B6">
        <w:rPr>
          <w:rFonts w:hAnsi="宋体" w:cs="宋体"/>
        </w:rPr>
        <w:t xml:space="preserve"> a UAV </w:t>
      </w:r>
      <w:del w:id="145" w:author="作者" w:date="2026-08-27T09:50:00Z">
        <w:r w:rsidR="005A14BF" w:rsidRPr="00FE5058">
          <w:rPr>
            <w:rFonts w:hAnsi="宋体" w:cs="宋体" w:hint="eastAsia"/>
          </w:rPr>
          <w:delText>rapidly approaching the edge of WiFi</w:delText>
        </w:r>
      </w:del>
      <w:ins w:id="146" w:author="作者" w:date="2026-08-27T09:50:00Z">
        <w:r w:rsidRPr="009C74B6">
          <w:rPr>
            <w:rFonts w:hAnsi="宋体" w:cs="宋体"/>
          </w:rPr>
          <w:t>approaches Wi-Fi</w:t>
        </w:r>
      </w:ins>
      <w:r w:rsidRPr="009C74B6">
        <w:rPr>
          <w:rFonts w:hAnsi="宋体" w:cs="宋体"/>
        </w:rPr>
        <w:t xml:space="preserve"> coverage </w:t>
      </w:r>
      <w:del w:id="147" w:author="作者" w:date="2026-08-27T09:50:00Z">
        <w:r w:rsidR="005A14BF" w:rsidRPr="00FE5058">
          <w:rPr>
            <w:rFonts w:hAnsi="宋体" w:cs="宋体" w:hint="eastAsia"/>
          </w:rPr>
          <w:delText>may trigger a handover only after the link has already failed</w:delText>
        </w:r>
      </w:del>
      <w:ins w:id="148" w:author="作者" w:date="2026-08-27T09:50:00Z">
        <w:r w:rsidRPr="009C74B6">
          <w:rPr>
            <w:rFonts w:hAnsi="宋体" w:cs="宋体"/>
          </w:rPr>
          <w:t xml:space="preserve">limits </w:t>
        </w:r>
      </w:ins>
      <w:r w:rsidRPr="009C74B6">
        <w:rPr>
          <w:rFonts w:hAnsi="宋体" w:cs="宋体"/>
        </w:rPr>
        <w:t xml:space="preserve">\upcite{16--17}. Deep reinforcement learning </w:t>
      </w:r>
      <w:del w:id="149" w:author="作者" w:date="2026-08-27T09:50:00Z">
        <w:r w:rsidR="005A14BF" w:rsidRPr="00FE5058">
          <w:rPr>
            <w:rFonts w:hAnsi="宋体" w:cs="宋体" w:hint="eastAsia"/>
          </w:rPr>
          <w:delText>(DRL) has also been introduced for</w:delText>
        </w:r>
      </w:del>
      <w:ins w:id="150" w:author="作者" w:date="2026-08-27T09:50:00Z">
        <w:r w:rsidRPr="009C74B6">
          <w:rPr>
            <w:rFonts w:hAnsi="宋体" w:cs="宋体"/>
          </w:rPr>
          <w:t>improves</w:t>
        </w:r>
      </w:ins>
      <w:r w:rsidRPr="009C74B6">
        <w:rPr>
          <w:rFonts w:hAnsi="宋体" w:cs="宋体"/>
        </w:rPr>
        <w:t xml:space="preserve"> handover decisions</w:t>
      </w:r>
      <w:ins w:id="151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\upcite{16--18}, but </w:t>
      </w:r>
      <w:del w:id="152" w:author="作者" w:date="2026-08-27T09:50:00Z">
        <w:r w:rsidR="005A14BF" w:rsidRPr="00FE5058">
          <w:rPr>
            <w:rFonts w:hAnsi="宋体" w:cs="宋体" w:hint="eastAsia"/>
          </w:rPr>
          <w:delText>its</w:delText>
        </w:r>
      </w:del>
      <w:ins w:id="153" w:author="作者" w:date="2026-08-27T09:50:00Z">
        <w:r w:rsidRPr="009C74B6">
          <w:rPr>
            <w:rFonts w:hAnsi="宋体" w:cs="宋体"/>
          </w:rPr>
          <w:t>remains limited by</w:t>
        </w:r>
      </w:ins>
      <w:r w:rsidRPr="009C74B6">
        <w:rPr>
          <w:rFonts w:hAnsi="宋体" w:cs="宋体"/>
        </w:rPr>
        <w:t xml:space="preserve"> black-box </w:t>
      </w:r>
      <w:del w:id="154" w:author="作者" w:date="2026-08-27T09:50:00Z">
        <w:r w:rsidR="005A14BF" w:rsidRPr="00FE5058">
          <w:rPr>
            <w:rFonts w:hAnsi="宋体" w:cs="宋体" w:hint="eastAsia"/>
          </w:rPr>
          <w:delText>n</w:delText>
        </w:r>
        <w:r w:rsidR="005A14BF" w:rsidRPr="00FE5058">
          <w:rPr>
            <w:rFonts w:hAnsi="宋体" w:cs="宋体" w:hint="eastAsia"/>
          </w:rPr>
          <w:delText>ature</w:delText>
        </w:r>
      </w:del>
      <w:ins w:id="155" w:author="作者" w:date="2026-08-27T09:50:00Z">
        <w:r w:rsidRPr="009C74B6">
          <w:rPr>
            <w:rFonts w:hAnsi="宋体" w:cs="宋体"/>
          </w:rPr>
          <w:t>decision-making</w:t>
        </w:r>
      </w:ins>
      <w:r w:rsidRPr="009C74B6">
        <w:rPr>
          <w:rFonts w:hAnsi="宋体" w:cs="宋体"/>
        </w:rPr>
        <w:t xml:space="preserve"> and unstable training</w:t>
      </w:r>
      <w:del w:id="156" w:author="作者" w:date="2026-08-27T09:50:00Z">
        <w:r w:rsidR="005A14BF" w:rsidRPr="00FE5058">
          <w:rPr>
            <w:rFonts w:hAnsi="宋体" w:cs="宋体" w:hint="eastAsia"/>
          </w:rPr>
          <w:delText xml:space="preserve"> raise</w:delText>
        </w:r>
      </w:del>
      <w:ins w:id="157" w:author="作者" w:date="2026-08-27T09:50:00Z">
        <w:r w:rsidRPr="009C74B6">
          <w:rPr>
            <w:rFonts w:hAnsi="宋体" w:cs="宋体"/>
          </w:rPr>
          <w:t>, which undermine</w:t>
        </w:r>
      </w:ins>
      <w:r w:rsidRPr="009C74B6">
        <w:rPr>
          <w:rFonts w:hAnsi="宋体" w:cs="宋体"/>
        </w:rPr>
        <w:t xml:space="preserve"> interpretability and reliability </w:t>
      </w:r>
      <w:del w:id="158" w:author="作者" w:date="2026-08-27T09:50:00Z">
        <w:r w:rsidR="005A14BF" w:rsidRPr="00FE5058">
          <w:rPr>
            <w:rFonts w:hAnsi="宋体" w:cs="宋体" w:hint="eastAsia"/>
          </w:rPr>
          <w:delText xml:space="preserve">concerns </w:delText>
        </w:r>
      </w:del>
      <w:r w:rsidRPr="009C74B6">
        <w:rPr>
          <w:rFonts w:hAnsi="宋体" w:cs="宋体"/>
        </w:rPr>
        <w:t>in safety-</w:t>
      </w:r>
      <w:del w:id="159" w:author="作者" w:date="2026-08-27T09:50:00Z">
        <w:r w:rsidR="005A14BF" w:rsidRPr="00FE5058">
          <w:rPr>
            <w:rFonts w:hAnsi="宋体" w:cs="宋体" w:hint="eastAsia"/>
          </w:rPr>
          <w:delText>relevant</w:delText>
        </w:r>
      </w:del>
      <w:ins w:id="160" w:author="作者" w:date="2026-08-27T09:50:00Z">
        <w:r w:rsidRPr="009C74B6">
          <w:rPr>
            <w:rFonts w:hAnsi="宋体" w:cs="宋体"/>
          </w:rPr>
          <w:t>critical</w:t>
        </w:r>
      </w:ins>
      <w:r w:rsidRPr="009C74B6">
        <w:rPr>
          <w:rFonts w:hAnsi="宋体" w:cs="宋体"/>
        </w:rPr>
        <w:t xml:space="preserve"> remote-sensing </w:t>
      </w:r>
      <w:del w:id="161" w:author="作者" w:date="2026-08-27T09:50:00Z">
        <w:r w:rsidR="005A14BF" w:rsidRPr="00FE5058">
          <w:rPr>
            <w:rFonts w:hAnsi="宋体" w:cs="宋体" w:hint="eastAsia"/>
          </w:rPr>
          <w:delText>cruise scenarios</w:delText>
        </w:r>
      </w:del>
      <w:ins w:id="162" w:author="作者" w:date="2026-08-27T09:50:00Z">
        <w:r w:rsidRPr="009C74B6">
          <w:rPr>
            <w:rFonts w:hAnsi="宋体" w:cs="宋体"/>
          </w:rPr>
          <w:t>missions</w:t>
        </w:r>
      </w:ins>
      <w:r w:rsidRPr="009C74B6">
        <w:rPr>
          <w:rFonts w:hAnsi="宋体" w:cs="宋体"/>
        </w:rPr>
        <w:t>.</w:t>
      </w:r>
    </w:p>
    <w:p w14:paraId="479FD26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9580393" w14:textId="75FF7392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Long short-term memory (LSTM) networks </w:t>
      </w:r>
      <w:del w:id="163" w:author="作者" w:date="2026-08-27T09:50:00Z">
        <w:r w:rsidR="005A14BF" w:rsidRPr="00FE5058">
          <w:rPr>
            <w:rFonts w:hAnsi="宋体" w:cs="宋体" w:hint="eastAsia"/>
          </w:rPr>
          <w:delText>mitigate</w:delText>
        </w:r>
      </w:del>
      <w:ins w:id="164" w:author="作者" w:date="2026-08-27T09:50:00Z">
        <w:r w:rsidRPr="009C74B6">
          <w:rPr>
            <w:rFonts w:hAnsi="宋体" w:cs="宋体"/>
          </w:rPr>
          <w:t>alleviate</w:t>
        </w:r>
      </w:ins>
      <w:r w:rsidRPr="009C74B6">
        <w:rPr>
          <w:rFonts w:hAnsi="宋体" w:cs="宋体"/>
        </w:rPr>
        <w:t xml:space="preserve"> vanishing gradients through gated structures</w:t>
      </w:r>
      <w:ins w:id="165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>\upcite{19} and</w:t>
      </w:r>
      <w:del w:id="166" w:author="作者" w:date="2026-08-27T09:50:00Z">
        <w:r w:rsidR="005A14BF" w:rsidRPr="00FE5058">
          <w:rPr>
            <w:rFonts w:hAnsi="宋体" w:cs="宋体" w:hint="eastAsia"/>
          </w:rPr>
          <w:delText xml:space="preserve"> can</w:delText>
        </w:r>
      </w:del>
      <w:r w:rsidRPr="009C74B6">
        <w:rPr>
          <w:rFonts w:hAnsi="宋体" w:cs="宋体"/>
        </w:rPr>
        <w:t xml:space="preserve"> capture long-range temporal dependencies. They have been applied to handover decisions and network-state prediction in 5G heterogeneous networks</w:t>
      </w:r>
      <w:ins w:id="167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\upcite{20--22}. </w:t>
      </w:r>
      <w:del w:id="168" w:author="作者" w:date="2026-08-27T09:50:00Z">
        <w:r w:rsidR="005A14BF" w:rsidRPr="00FE5058">
          <w:rPr>
            <w:rFonts w:hAnsi="宋体" w:cs="宋体" w:hint="eastAsia"/>
          </w:rPr>
          <w:delText>A</w:delText>
        </w:r>
      </w:del>
      <w:ins w:id="169" w:author="作者" w:date="2026-08-27T09:50:00Z">
        <w:r w:rsidRPr="009C74B6">
          <w:rPr>
            <w:rFonts w:hAnsi="宋体" w:cs="宋体"/>
          </w:rPr>
          <w:t>However, a</w:t>
        </w:r>
      </w:ins>
      <w:r w:rsidRPr="009C74B6">
        <w:rPr>
          <w:rFonts w:hAnsi="宋体" w:cs="宋体"/>
        </w:rPr>
        <w:t xml:space="preserve"> single LSTM </w:t>
      </w:r>
      <w:del w:id="170" w:author="作者" w:date="2026-08-27T09:50:00Z">
        <w:r w:rsidR="005A14BF" w:rsidRPr="00FE5058">
          <w:rPr>
            <w:rFonts w:hAnsi="宋体" w:cs="宋体" w:hint="eastAsia"/>
          </w:rPr>
          <w:delText xml:space="preserve">still </w:delText>
        </w:r>
      </w:del>
      <w:r w:rsidRPr="009C74B6">
        <w:rPr>
          <w:rFonts w:hAnsi="宋体" w:cs="宋体"/>
        </w:rPr>
        <w:t xml:space="preserve">has two limitations. It </w:t>
      </w:r>
      <w:del w:id="171" w:author="作者" w:date="2026-08-27T09:50:00Z">
        <w:r w:rsidR="005A14BF" w:rsidRPr="00FE5058">
          <w:rPr>
            <w:rFonts w:hAnsi="宋体" w:cs="宋体" w:hint="eastAsia"/>
          </w:rPr>
          <w:delText>models</w:delText>
        </w:r>
      </w:del>
      <w:ins w:id="172" w:author="作者" w:date="2026-08-27T09:50:00Z">
        <w:r w:rsidRPr="009C74B6">
          <w:rPr>
            <w:rFonts w:hAnsi="宋体" w:cs="宋体"/>
          </w:rPr>
          <w:t>treats</w:t>
        </w:r>
      </w:ins>
      <w:r w:rsidRPr="009C74B6">
        <w:rPr>
          <w:rFonts w:hAnsi="宋体" w:cs="宋体"/>
        </w:rPr>
        <w:t xml:space="preserve"> the five </w:t>
      </w:r>
      <w:ins w:id="173" w:author="作者" w:date="2026-08-27T09:50:00Z">
        <w:r w:rsidRPr="009C74B6">
          <w:rPr>
            <w:rFonts w:hAnsi="宋体" w:cs="宋体"/>
          </w:rPr>
          <w:t>network-</w:t>
        </w:r>
      </w:ins>
      <w:r w:rsidRPr="009C74B6">
        <w:rPr>
          <w:rFonts w:hAnsi="宋体" w:cs="宋体"/>
        </w:rPr>
        <w:t xml:space="preserve">state indicators </w:t>
      </w:r>
      <w:del w:id="174" w:author="作者" w:date="2026-08-27T09:50:00Z">
        <w:r w:rsidR="005A14BF" w:rsidRPr="00FE5058">
          <w:rPr>
            <w:rFonts w:hAnsi="宋体" w:cs="宋体" w:hint="eastAsia"/>
          </w:rPr>
          <w:delText xml:space="preserve">of a candidate network </w:delText>
        </w:r>
      </w:del>
      <w:r w:rsidRPr="009C74B6">
        <w:rPr>
          <w:rFonts w:hAnsi="宋体" w:cs="宋体"/>
        </w:rPr>
        <w:t xml:space="preserve">as </w:t>
      </w:r>
      <w:del w:id="175" w:author="作者" w:date="2026-08-27T09:50:00Z">
        <w:r w:rsidR="005A14BF" w:rsidRPr="00FE5058">
          <w:rPr>
            <w:rFonts w:hAnsi="宋体" w:cs="宋体" w:hint="eastAsia"/>
          </w:rPr>
          <w:delText>separat</w:delText>
        </w:r>
        <w:r w:rsidR="005A14BF" w:rsidRPr="00FE5058">
          <w:rPr>
            <w:rFonts w:hAnsi="宋体" w:cs="宋体" w:hint="eastAsia"/>
          </w:rPr>
          <w:delText>e</w:delText>
        </w:r>
      </w:del>
      <w:ins w:id="176" w:author="作者" w:date="2026-08-27T09:50:00Z">
        <w:r w:rsidRPr="009C74B6">
          <w:rPr>
            <w:rFonts w:hAnsi="宋体" w:cs="宋体"/>
          </w:rPr>
          <w:t>independent</w:t>
        </w:r>
      </w:ins>
      <w:r w:rsidRPr="009C74B6">
        <w:rPr>
          <w:rFonts w:hAnsi="宋体" w:cs="宋体"/>
        </w:rPr>
        <w:t xml:space="preserve"> temporal series</w:t>
      </w:r>
      <w:del w:id="177" w:author="作者" w:date="2026-08-27T09:50:00Z">
        <w:r w:rsidR="005A14BF" w:rsidRPr="00FE5058">
          <w:rPr>
            <w:rFonts w:hAnsi="宋体" w:cs="宋体" w:hint="eastAsia"/>
          </w:rPr>
          <w:delText xml:space="preserve"> and cannot explicitly capture</w:delText>
        </w:r>
      </w:del>
      <w:ins w:id="178" w:author="作者" w:date="2026-08-27T09:50:00Z">
        <w:r w:rsidRPr="009C74B6">
          <w:rPr>
            <w:rFonts w:hAnsi="宋体" w:cs="宋体"/>
          </w:rPr>
          <w:t>, failing to model</w:t>
        </w:r>
      </w:ins>
      <w:r w:rsidRPr="009C74B6">
        <w:rPr>
          <w:rFonts w:hAnsi="宋体" w:cs="宋体"/>
        </w:rPr>
        <w:t xml:space="preserve"> their coupling, such as the negative correlation between throughput and packet loss </w:t>
      </w:r>
      <w:del w:id="179" w:author="作者" w:date="2026-08-27T09:50:00Z">
        <w:r w:rsidR="005A14BF" w:rsidRPr="00FE5058">
          <w:rPr>
            <w:rFonts w:hAnsi="宋体" w:cs="宋体" w:hint="eastAsia"/>
          </w:rPr>
          <w:delText>or</w:delText>
        </w:r>
      </w:del>
      <w:ins w:id="180" w:author="作者" w:date="2026-08-27T09:50:00Z">
        <w:r w:rsidRPr="009C74B6">
          <w:rPr>
            <w:rFonts w:hAnsi="宋体" w:cs="宋体"/>
          </w:rPr>
          <w:t>and</w:t>
        </w:r>
      </w:ins>
      <w:r w:rsidRPr="009C74B6">
        <w:rPr>
          <w:rFonts w:hAnsi="宋体" w:cs="宋体"/>
        </w:rPr>
        <w:t xml:space="preserve"> the relationship between </w:t>
      </w:r>
      <w:del w:id="181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r w:rsidRPr="009C74B6">
        <w:rPr>
          <w:rFonts w:hAnsi="宋体" w:cs="宋体"/>
        </w:rPr>
        <w:t xml:space="preserve">signal-to-interference-plus-noise ratio (SINR) and delay. </w:t>
      </w:r>
      <w:del w:id="182" w:author="作者" w:date="2026-08-27T09:50:00Z">
        <w:r w:rsidR="005A14BF" w:rsidRPr="00FE5058">
          <w:rPr>
            <w:rFonts w:hAnsi="宋体" w:cs="宋体" w:hint="eastAsia"/>
          </w:rPr>
          <w:delText>In addition</w:delText>
        </w:r>
      </w:del>
      <w:ins w:id="183" w:author="作者" w:date="2026-08-27T09:50:00Z">
        <w:r w:rsidRPr="009C74B6">
          <w:rPr>
            <w:rFonts w:hAnsi="宋体" w:cs="宋体"/>
          </w:rPr>
          <w:t>Moreover</w:t>
        </w:r>
      </w:ins>
      <w:r w:rsidRPr="009C74B6">
        <w:rPr>
          <w:rFonts w:hAnsi="宋体" w:cs="宋体"/>
        </w:rPr>
        <w:t xml:space="preserve">, its </w:t>
      </w:r>
      <w:del w:id="184" w:author="作者" w:date="2026-08-27T09:50:00Z">
        <w:r w:rsidR="005A14BF" w:rsidRPr="00FE5058">
          <w:rPr>
            <w:rFonts w:hAnsi="宋体" w:cs="宋体" w:hint="eastAsia"/>
          </w:rPr>
          <w:delText>predicted state</w:delText>
        </w:r>
      </w:del>
      <w:ins w:id="185" w:author="作者" w:date="2026-08-27T09:50:00Z">
        <w:r w:rsidRPr="009C74B6">
          <w:rPr>
            <w:rFonts w:hAnsi="宋体" w:cs="宋体"/>
          </w:rPr>
          <w:t>predictions</w:t>
        </w:r>
      </w:ins>
      <w:r w:rsidRPr="009C74B6">
        <w:rPr>
          <w:rFonts w:hAnsi="宋体" w:cs="宋体"/>
        </w:rPr>
        <w:t xml:space="preserve"> still </w:t>
      </w:r>
      <w:del w:id="186" w:author="作者" w:date="2026-08-27T09:50:00Z">
        <w:r w:rsidR="005A14BF" w:rsidRPr="00FE5058">
          <w:rPr>
            <w:rFonts w:hAnsi="宋体" w:cs="宋体" w:hint="eastAsia"/>
          </w:rPr>
          <w:delText>requires</w:delText>
        </w:r>
      </w:del>
      <w:ins w:id="187" w:author="作者" w:date="2026-08-27T09:50:00Z">
        <w:r w:rsidRPr="009C74B6">
          <w:rPr>
            <w:rFonts w:hAnsi="宋体" w:cs="宋体"/>
          </w:rPr>
          <w:t>depend on</w:t>
        </w:r>
      </w:ins>
      <w:r w:rsidRPr="009C74B6">
        <w:rPr>
          <w:rFonts w:hAnsi="宋体" w:cs="宋体"/>
        </w:rPr>
        <w:t xml:space="preserve"> fixed or manually </w:t>
      </w:r>
      <w:del w:id="188" w:author="作者" w:date="2026-08-27T09:50:00Z">
        <w:r w:rsidR="005A14BF" w:rsidRPr="00FE5058">
          <w:rPr>
            <w:rFonts w:hAnsi="宋体" w:cs="宋体" w:hint="eastAsia"/>
          </w:rPr>
          <w:delText>configured</w:delText>
        </w:r>
      </w:del>
      <w:ins w:id="189" w:author="作者" w:date="2026-08-27T09:50:00Z">
        <w:r w:rsidRPr="009C74B6">
          <w:rPr>
            <w:rFonts w:hAnsi="宋体" w:cs="宋体"/>
          </w:rPr>
          <w:t>assigned</w:t>
        </w:r>
      </w:ins>
      <w:r w:rsidRPr="009C74B6">
        <w:rPr>
          <w:rFonts w:hAnsi="宋体" w:cs="宋体"/>
        </w:rPr>
        <w:t xml:space="preserve"> attribute weights</w:t>
      </w:r>
      <w:del w:id="190" w:author="作者" w:date="2026-08-27T09:50:00Z">
        <w:r w:rsidR="005A14BF" w:rsidRPr="00FE5058">
          <w:rPr>
            <w:rFonts w:hAnsi="宋体" w:cs="宋体" w:hint="eastAsia"/>
          </w:rPr>
          <w:delText xml:space="preserve"> for multi-attribute decision making, so it cannot adapt the importance of each indicator</w:delText>
        </w:r>
      </w:del>
      <w:ins w:id="191" w:author="作者" w:date="2026-08-27T09:50:00Z">
        <w:r w:rsidRPr="009C74B6">
          <w:rPr>
            <w:rFonts w:hAnsi="宋体" w:cs="宋体"/>
          </w:rPr>
          <w:t>, limiting adaptation</w:t>
        </w:r>
      </w:ins>
      <w:r w:rsidRPr="009C74B6">
        <w:rPr>
          <w:rFonts w:hAnsi="宋体" w:cs="宋体"/>
        </w:rPr>
        <w:t xml:space="preserve"> to flight phase and mobility state.</w:t>
      </w:r>
    </w:p>
    <w:p w14:paraId="208DFAC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1DAEFCD" w14:textId="451B6854" w:rsidR="009C74B6" w:rsidRPr="009C74B6" w:rsidRDefault="005A14BF" w:rsidP="009C74B6">
      <w:pPr>
        <w:pStyle w:val="a3"/>
        <w:rPr>
          <w:rFonts w:hAnsi="宋体" w:cs="宋体"/>
        </w:rPr>
      </w:pPr>
      <w:del w:id="192" w:author="作者" w:date="2026-08-27T09:50:00Z">
        <w:r w:rsidRPr="00FE5058">
          <w:rPr>
            <w:rFonts w:hAnsi="宋体" w:cs="宋体" w:hint="eastAsia"/>
          </w:rPr>
          <w:delText>Vertical handover</w:delText>
        </w:r>
      </w:del>
      <w:ins w:id="193" w:author="作者" w:date="2026-08-27T09:50:00Z">
        <w:r w:rsidR="009C74B6" w:rsidRPr="009C74B6">
          <w:rPr>
            <w:rFonts w:hAnsi="宋体" w:cs="宋体"/>
          </w:rPr>
          <w:t>VHO</w:t>
        </w:r>
      </w:ins>
      <w:r w:rsidR="009C74B6" w:rsidRPr="009C74B6">
        <w:rPr>
          <w:rFonts w:hAnsi="宋体" w:cs="宋体"/>
        </w:rPr>
        <w:t xml:space="preserve"> in UAV remote-sensing heterogeneous networks </w:t>
      </w:r>
      <w:del w:id="194" w:author="作者" w:date="2026-08-27T09:50:00Z">
        <w:r w:rsidRPr="00FE5058">
          <w:rPr>
            <w:rFonts w:hAnsi="宋体" w:cs="宋体" w:hint="eastAsia"/>
          </w:rPr>
          <w:delText>theref</w:delText>
        </w:r>
        <w:r w:rsidRPr="00FE5058">
          <w:rPr>
            <w:rFonts w:hAnsi="宋体" w:cs="宋体" w:hint="eastAsia"/>
          </w:rPr>
          <w:delText>ore faces</w:delText>
        </w:r>
      </w:del>
      <w:ins w:id="195" w:author="作者" w:date="2026-08-27T09:50:00Z">
        <w:r w:rsidR="009C74B6" w:rsidRPr="009C74B6">
          <w:rPr>
            <w:rFonts w:hAnsi="宋体" w:cs="宋体"/>
          </w:rPr>
          <w:t>involves</w:t>
        </w:r>
      </w:ins>
      <w:r w:rsidR="009C74B6" w:rsidRPr="009C74B6">
        <w:rPr>
          <w:rFonts w:hAnsi="宋体" w:cs="宋体"/>
        </w:rPr>
        <w:t xml:space="preserve"> two </w:t>
      </w:r>
      <w:del w:id="196" w:author="作者" w:date="2026-08-27T09:50:00Z">
        <w:r w:rsidRPr="00FE5058">
          <w:rPr>
            <w:rFonts w:hAnsi="宋体" w:cs="宋体" w:hint="eastAsia"/>
          </w:rPr>
          <w:delText xml:space="preserve">interconnected </w:delText>
        </w:r>
      </w:del>
      <w:ins w:id="197" w:author="作者" w:date="2026-08-27T09:50:00Z">
        <w:r w:rsidR="009C74B6" w:rsidRPr="009C74B6">
          <w:rPr>
            <w:rFonts w:hAnsi="宋体" w:cs="宋体"/>
          </w:rPr>
          <w:t xml:space="preserve">key </w:t>
        </w:r>
      </w:ins>
      <w:r w:rsidR="009C74B6" w:rsidRPr="009C74B6">
        <w:rPr>
          <w:rFonts w:hAnsi="宋体" w:cs="宋体"/>
        </w:rPr>
        <w:t xml:space="preserve">challenges. </w:t>
      </w:r>
      <w:del w:id="198" w:author="作者" w:date="2026-08-27T09:50:00Z">
        <w:r w:rsidRPr="00FE5058">
          <w:rPr>
            <w:rFonts w:hAnsi="宋体" w:cs="宋体" w:hint="eastAsia"/>
          </w:rPr>
          <w:delText>Algorithmically, conventional</w:delText>
        </w:r>
      </w:del>
      <w:ins w:id="199" w:author="作者" w:date="2026-08-27T09:50:00Z">
        <w:r w:rsidR="009C74B6" w:rsidRPr="009C74B6">
          <w:rPr>
            <w:rFonts w:hAnsi="宋体" w:cs="宋体"/>
          </w:rPr>
          <w:t>Conventional</w:t>
        </w:r>
      </w:ins>
      <w:r w:rsidR="009C74B6" w:rsidRPr="009C74B6">
        <w:rPr>
          <w:rFonts w:hAnsi="宋体" w:cs="宋体"/>
        </w:rPr>
        <w:t xml:space="preserve"> MADM methods use fixed weights and lack temporal prediction, while a single LSTM </w:t>
      </w:r>
      <w:ins w:id="200" w:author="作者" w:date="2026-08-27T09:50:00Z">
        <w:r w:rsidR="009C74B6" w:rsidRPr="009C74B6">
          <w:rPr>
            <w:rFonts w:hAnsi="宋体" w:cs="宋体"/>
          </w:rPr>
          <w:t xml:space="preserve">network </w:t>
        </w:r>
      </w:ins>
      <w:r w:rsidR="009C74B6" w:rsidRPr="009C74B6">
        <w:rPr>
          <w:rFonts w:hAnsi="宋体" w:cs="宋体"/>
        </w:rPr>
        <w:t xml:space="preserve">cannot </w:t>
      </w:r>
      <w:del w:id="201" w:author="作者" w:date="2026-08-27T09:50:00Z">
        <w:r w:rsidRPr="00FE5058">
          <w:rPr>
            <w:rFonts w:hAnsi="宋体" w:cs="宋体" w:hint="eastAsia"/>
          </w:rPr>
          <w:delText>adapt</w:delText>
        </w:r>
      </w:del>
      <w:ins w:id="202" w:author="作者" w:date="2026-08-27T09:50:00Z">
        <w:r w:rsidR="009C74B6" w:rsidRPr="009C74B6">
          <w:rPr>
            <w:rFonts w:hAnsi="宋体" w:cs="宋体"/>
          </w:rPr>
          <w:t>dynamically adjust</w:t>
        </w:r>
      </w:ins>
      <w:r w:rsidR="009C74B6" w:rsidRPr="009C74B6">
        <w:rPr>
          <w:rFonts w:hAnsi="宋体" w:cs="宋体"/>
        </w:rPr>
        <w:t xml:space="preserve"> attribute weights</w:t>
      </w:r>
      <w:del w:id="203" w:author="作者" w:date="2026-08-27T09:50:00Z">
        <w:r w:rsidRPr="00FE5058">
          <w:rPr>
            <w:rFonts w:hAnsi="宋体" w:cs="宋体" w:hint="eastAsia"/>
          </w:rPr>
          <w:delText xml:space="preserve"> even when prediction is added. In the application scenario</w:delText>
        </w:r>
      </w:del>
      <w:ins w:id="204" w:author="作者" w:date="2026-08-27T09:50:00Z">
        <w:r w:rsidR="009C74B6" w:rsidRPr="009C74B6">
          <w:rPr>
            <w:rFonts w:hAnsi="宋体" w:cs="宋体"/>
          </w:rPr>
          <w:t>. Moreover</w:t>
        </w:r>
      </w:ins>
      <w:r w:rsidR="009C74B6" w:rsidRPr="009C74B6">
        <w:rPr>
          <w:rFonts w:hAnsi="宋体" w:cs="宋体"/>
        </w:rPr>
        <w:t xml:space="preserve">, signal fluctuations are </w:t>
      </w:r>
      <w:del w:id="205" w:author="作者" w:date="2026-08-27T09:50:00Z">
        <w:r w:rsidRPr="00FE5058">
          <w:rPr>
            <w:rFonts w:hAnsi="宋体" w:cs="宋体" w:hint="eastAsia"/>
          </w:rPr>
          <w:delText>small in</w:delText>
        </w:r>
      </w:del>
      <w:ins w:id="206" w:author="作者" w:date="2026-08-27T09:50:00Z">
        <w:r w:rsidR="009C74B6" w:rsidRPr="009C74B6">
          <w:rPr>
            <w:rFonts w:hAnsi="宋体" w:cs="宋体"/>
          </w:rPr>
          <w:t>minor during</w:t>
        </w:r>
      </w:ins>
      <w:r w:rsidR="009C74B6" w:rsidRPr="009C74B6">
        <w:rPr>
          <w:rFonts w:hAnsi="宋体" w:cs="宋体"/>
        </w:rPr>
        <w:t xml:space="preserve"> steady flight but can </w:t>
      </w:r>
      <w:del w:id="207" w:author="作者" w:date="2026-08-27T09:50:00Z">
        <w:r w:rsidRPr="00FE5058">
          <w:rPr>
            <w:rFonts w:hAnsi="宋体" w:cs="宋体" w:hint="eastAsia"/>
          </w:rPr>
          <w:delText xml:space="preserve">become severe when </w:delText>
        </w:r>
      </w:del>
      <w:ins w:id="208" w:author="作者" w:date="2026-08-27T09:50:00Z">
        <w:r w:rsidR="009C74B6" w:rsidRPr="009C74B6">
          <w:rPr>
            <w:rFonts w:hAnsi="宋体" w:cs="宋体"/>
          </w:rPr>
          <w:t xml:space="preserve">intensify near </w:t>
        </w:r>
      </w:ins>
      <w:r w:rsidR="009C74B6" w:rsidRPr="009C74B6">
        <w:rPr>
          <w:rFonts w:hAnsi="宋体" w:cs="宋体"/>
        </w:rPr>
        <w:t xml:space="preserve">coverage boundaries </w:t>
      </w:r>
      <w:del w:id="209" w:author="作者" w:date="2026-08-27T09:50:00Z">
        <w:r w:rsidRPr="00FE5058">
          <w:rPr>
            <w:rFonts w:hAnsi="宋体" w:cs="宋体" w:hint="eastAsia"/>
          </w:rPr>
          <w:delText xml:space="preserve">are crossed </w:delText>
        </w:r>
      </w:del>
      <w:r w:rsidR="009C74B6" w:rsidRPr="009C74B6">
        <w:rPr>
          <w:rFonts w:hAnsi="宋体" w:cs="宋体"/>
        </w:rPr>
        <w:t>or obstacles</w:t>
      </w:r>
      <w:del w:id="210" w:author="作者" w:date="2026-08-27T09:50:00Z">
        <w:r w:rsidRPr="00FE5058">
          <w:rPr>
            <w:rFonts w:hAnsi="宋体" w:cs="宋体" w:hint="eastAsia"/>
          </w:rPr>
          <w:delText xml:space="preserve"> are encountered;</w:delText>
        </w:r>
      </w:del>
      <w:ins w:id="211" w:author="作者" w:date="2026-08-27T09:50:00Z">
        <w:r w:rsidR="009C74B6" w:rsidRPr="009C74B6">
          <w:rPr>
            <w:rFonts w:hAnsi="宋体" w:cs="宋体"/>
          </w:rPr>
          <w:t>, making</w:t>
        </w:r>
      </w:ins>
      <w:r w:rsidR="009C74B6" w:rsidRPr="009C74B6">
        <w:rPr>
          <w:rFonts w:hAnsi="宋体" w:cs="宋体"/>
        </w:rPr>
        <w:t xml:space="preserve"> fixed thresholds and confirmation windows </w:t>
      </w:r>
      <w:del w:id="212" w:author="作者" w:date="2026-08-27T09:50:00Z">
        <w:r w:rsidRPr="00FE5058">
          <w:rPr>
            <w:rFonts w:hAnsi="宋体" w:cs="宋体" w:hint="eastAsia"/>
          </w:rPr>
          <w:delText xml:space="preserve">cannot suit </w:delText>
        </w:r>
      </w:del>
      <w:ins w:id="213" w:author="作者" w:date="2026-08-27T09:50:00Z">
        <w:r w:rsidR="009C74B6" w:rsidRPr="009C74B6">
          <w:rPr>
            <w:rFonts w:hAnsi="宋体" w:cs="宋体"/>
          </w:rPr>
          <w:t xml:space="preserve">unsuitable for </w:t>
        </w:r>
      </w:ins>
      <w:r w:rsidR="009C74B6" w:rsidRPr="009C74B6">
        <w:rPr>
          <w:rFonts w:hAnsi="宋体" w:cs="宋体"/>
        </w:rPr>
        <w:t xml:space="preserve">both conditions. </w:t>
      </w:r>
      <w:del w:id="214" w:author="作者" w:date="2026-08-27T09:50:00Z">
        <w:r w:rsidRPr="00FE5058">
          <w:rPr>
            <w:rFonts w:hAnsi="宋体" w:cs="宋体" w:hint="eastAsia"/>
          </w:rPr>
          <w:delText>Insufficient</w:delText>
        </w:r>
      </w:del>
      <w:ins w:id="215" w:author="作者" w:date="2026-08-27T09:50:00Z">
        <w:r w:rsidR="009C74B6" w:rsidRPr="009C74B6">
          <w:rPr>
            <w:rFonts w:hAnsi="宋体" w:cs="宋体"/>
          </w:rPr>
          <w:t>Limited</w:t>
        </w:r>
      </w:ins>
      <w:r w:rsidR="009C74B6" w:rsidRPr="009C74B6">
        <w:rPr>
          <w:rFonts w:hAnsi="宋体" w:cs="宋体"/>
        </w:rPr>
        <w:t xml:space="preserve"> algorithmic </w:t>
      </w:r>
      <w:del w:id="216" w:author="作者" w:date="2026-08-27T09:50:00Z">
        <w:r w:rsidRPr="00FE5058">
          <w:rPr>
            <w:rFonts w:hAnsi="宋体" w:cs="宋体" w:hint="eastAsia"/>
          </w:rPr>
          <w:delText>adaptivity aggravates</w:delText>
        </w:r>
      </w:del>
      <w:ins w:id="217" w:author="作者" w:date="2026-08-27T09:50:00Z">
        <w:r w:rsidR="009C74B6" w:rsidRPr="009C74B6">
          <w:rPr>
            <w:rFonts w:hAnsi="宋体" w:cs="宋体"/>
          </w:rPr>
          <w:t>adaptability therefore increases</w:t>
        </w:r>
      </w:ins>
      <w:r w:rsidR="009C74B6" w:rsidRPr="009C74B6">
        <w:rPr>
          <w:rFonts w:hAnsi="宋体" w:cs="宋体"/>
        </w:rPr>
        <w:t xml:space="preserve"> handover instability</w:t>
      </w:r>
      <w:del w:id="218" w:author="作者" w:date="2026-08-27T09:50:00Z">
        <w:r w:rsidRPr="00FE5058">
          <w:rPr>
            <w:rFonts w:hAnsi="宋体" w:cs="宋体" w:hint="eastAsia"/>
          </w:rPr>
          <w:delText xml:space="preserve"> under fluctuations</w:delText>
        </w:r>
      </w:del>
      <w:r w:rsidR="009C74B6" w:rsidRPr="009C74B6">
        <w:rPr>
          <w:rFonts w:hAnsi="宋体" w:cs="宋体"/>
        </w:rPr>
        <w:t xml:space="preserve">, while dynamic environments </w:t>
      </w:r>
      <w:del w:id="219" w:author="作者" w:date="2026-08-27T09:50:00Z">
        <w:r w:rsidRPr="00FE5058">
          <w:rPr>
            <w:rFonts w:hAnsi="宋体" w:cs="宋体" w:hint="eastAsia"/>
          </w:rPr>
          <w:delText>demand stronger</w:delText>
        </w:r>
      </w:del>
      <w:ins w:id="220" w:author="作者" w:date="2026-08-27T09:50:00Z">
        <w:r w:rsidR="009C74B6" w:rsidRPr="009C74B6">
          <w:rPr>
            <w:rFonts w:hAnsi="宋体" w:cs="宋体"/>
          </w:rPr>
          <w:t>require greater</w:t>
        </w:r>
      </w:ins>
      <w:r w:rsidR="009C74B6" w:rsidRPr="009C74B6">
        <w:rPr>
          <w:rFonts w:hAnsi="宋体" w:cs="宋体"/>
        </w:rPr>
        <w:t xml:space="preserve"> environmental awareness.</w:t>
      </w:r>
    </w:p>
    <w:p w14:paraId="472E4BD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6202BB5" w14:textId="656931D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To address these related challenges, this paper proposes a layered solution. At the algorithm level, the </w:t>
      </w:r>
      <w:del w:id="221" w:author="作者" w:date="2026-08-27T09:50:00Z">
        <w:r w:rsidR="005A14BF" w:rsidRPr="00FE5058">
          <w:rPr>
            <w:rFonts w:hAnsi="宋体" w:cs="宋体" w:hint="eastAsia"/>
          </w:rPr>
          <w:delText>long short-term memory</w:delText>
        </w:r>
      </w:del>
      <w:ins w:id="222" w:author="作者" w:date="2026-08-27T09:50:00Z">
        <w:r w:rsidRPr="009C74B6">
          <w:rPr>
            <w:rFonts w:hAnsi="宋体" w:cs="宋体"/>
          </w:rPr>
          <w:t>LSTM</w:t>
        </w:r>
      </w:ins>
      <w:r w:rsidRPr="009C74B6">
        <w:rPr>
          <w:rFonts w:hAnsi="宋体" w:cs="宋体"/>
        </w:rPr>
        <w:t>-attention</w:t>
      </w:r>
      <w:del w:id="223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224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based adaptive vertical handover algorithm (LAAVHA) </w:t>
      </w:r>
      <w:del w:id="225" w:author="作者" w:date="2026-08-27T09:50:00Z">
        <w:r w:rsidR="005A14BF" w:rsidRPr="00FE5058">
          <w:rPr>
            <w:rFonts w:hAnsi="宋体" w:cs="宋体" w:hint="eastAsia"/>
          </w:rPr>
          <w:delText>combines an</w:delText>
        </w:r>
      </w:del>
      <w:ins w:id="226" w:author="作者" w:date="2026-08-27T09:50:00Z">
        <w:r w:rsidRPr="009C74B6">
          <w:rPr>
            <w:rFonts w:hAnsi="宋体" w:cs="宋体"/>
          </w:rPr>
          <w:t>integrates</w:t>
        </w:r>
      </w:ins>
      <w:r w:rsidRPr="009C74B6">
        <w:rPr>
          <w:rFonts w:hAnsi="宋体" w:cs="宋体"/>
        </w:rPr>
        <w:t xml:space="preserve"> LSTM </w:t>
      </w:r>
      <w:ins w:id="227" w:author="作者" w:date="2026-08-27T09:50:00Z">
        <w:r w:rsidRPr="009C74B6">
          <w:rPr>
            <w:rFonts w:hAnsi="宋体" w:cs="宋体"/>
          </w:rPr>
          <w:t xml:space="preserve">networks </w:t>
        </w:r>
      </w:ins>
      <w:r w:rsidRPr="009C74B6">
        <w:rPr>
          <w:rFonts w:hAnsi="宋体" w:cs="宋体"/>
        </w:rPr>
        <w:t xml:space="preserve">and attention </w:t>
      </w:r>
      <w:del w:id="228" w:author="作者" w:date="2026-08-27T09:50:00Z">
        <w:r w:rsidR="005A14BF" w:rsidRPr="00FE5058">
          <w:rPr>
            <w:rFonts w:hAnsi="宋体" w:cs="宋体" w:hint="eastAsia"/>
          </w:rPr>
          <w:delText>mechanism</w:delText>
        </w:r>
      </w:del>
      <w:ins w:id="229" w:author="作者" w:date="2026-08-27T09:50:00Z">
        <w:r w:rsidRPr="009C74B6">
          <w:rPr>
            <w:rFonts w:hAnsi="宋体" w:cs="宋体"/>
          </w:rPr>
          <w:t>mechanisms</w:t>
        </w:r>
      </w:ins>
      <w:r w:rsidRPr="009C74B6">
        <w:rPr>
          <w:rFonts w:hAnsi="宋体" w:cs="宋体"/>
        </w:rPr>
        <w:t xml:space="preserve"> to </w:t>
      </w:r>
      <w:del w:id="230" w:author="作者" w:date="2026-08-27T09:50:00Z">
        <w:r w:rsidR="005A14BF" w:rsidRPr="00FE5058">
          <w:rPr>
            <w:rFonts w:hAnsi="宋体" w:cs="宋体" w:hint="eastAsia"/>
          </w:rPr>
          <w:delText>remedy</w:delText>
        </w:r>
      </w:del>
      <w:ins w:id="231" w:author="作者" w:date="2026-08-27T09:50:00Z">
        <w:r w:rsidRPr="009C74B6">
          <w:rPr>
            <w:rFonts w:hAnsi="宋体" w:cs="宋体"/>
          </w:rPr>
          <w:t>overcome</w:t>
        </w:r>
      </w:ins>
      <w:r w:rsidRPr="009C74B6">
        <w:rPr>
          <w:rFonts w:hAnsi="宋体" w:cs="宋体"/>
        </w:rPr>
        <w:t xml:space="preserve"> the fixed </w:t>
      </w:r>
      <w:del w:id="232" w:author="作者" w:date="2026-08-27T09:50:00Z">
        <w:r w:rsidR="005A14BF" w:rsidRPr="00FE5058">
          <w:rPr>
            <w:rFonts w:hAnsi="宋体" w:cs="宋体" w:hint="eastAsia"/>
          </w:rPr>
          <w:delText>weights</w:delText>
        </w:r>
      </w:del>
      <w:ins w:id="233" w:author="作者" w:date="2026-08-27T09:50:00Z">
        <w:r w:rsidRPr="009C74B6">
          <w:rPr>
            <w:rFonts w:hAnsi="宋体" w:cs="宋体"/>
          </w:rPr>
          <w:t>weighting</w:t>
        </w:r>
      </w:ins>
      <w:r w:rsidRPr="009C74B6">
        <w:rPr>
          <w:rFonts w:hAnsi="宋体" w:cs="宋体"/>
        </w:rPr>
        <w:t xml:space="preserve"> and </w:t>
      </w:r>
      <w:del w:id="234" w:author="作者" w:date="2026-08-27T09:50:00Z">
        <w:r w:rsidR="005A14BF" w:rsidRPr="00FE5058">
          <w:rPr>
            <w:rFonts w:hAnsi="宋体" w:cs="宋体" w:hint="eastAsia"/>
          </w:rPr>
          <w:delText>lack of</w:delText>
        </w:r>
      </w:del>
      <w:ins w:id="235" w:author="作者" w:date="2026-08-27T09:50:00Z">
        <w:r w:rsidRPr="009C74B6">
          <w:rPr>
            <w:rFonts w:hAnsi="宋体" w:cs="宋体"/>
          </w:rPr>
          <w:t>limited</w:t>
        </w:r>
      </w:ins>
      <w:r w:rsidRPr="009C74B6">
        <w:rPr>
          <w:rFonts w:hAnsi="宋体" w:cs="宋体"/>
        </w:rPr>
        <w:t xml:space="preserve"> temporal prediction </w:t>
      </w:r>
      <w:del w:id="236" w:author="作者" w:date="2026-08-27T09:50:00Z">
        <w:r w:rsidR="005A14BF" w:rsidRPr="00FE5058">
          <w:rPr>
            <w:rFonts w:hAnsi="宋体" w:cs="宋体" w:hint="eastAsia"/>
          </w:rPr>
          <w:delText>in</w:delText>
        </w:r>
      </w:del>
      <w:ins w:id="237" w:author="作者" w:date="2026-08-27T09:50:00Z">
        <w:r w:rsidRPr="009C74B6">
          <w:rPr>
            <w:rFonts w:hAnsi="宋体" w:cs="宋体"/>
          </w:rPr>
          <w:t>of</w:t>
        </w:r>
      </w:ins>
      <w:r w:rsidRPr="009C74B6">
        <w:rPr>
          <w:rFonts w:hAnsi="宋体" w:cs="宋体"/>
        </w:rPr>
        <w:t xml:space="preserve"> conventional MADM methods. LAAVHA </w:t>
      </w:r>
      <w:del w:id="238" w:author="作者" w:date="2026-08-27T09:50:00Z">
        <w:r w:rsidR="005A14BF" w:rsidRPr="00FE5058">
          <w:rPr>
            <w:rFonts w:hAnsi="宋体" w:cs="宋体" w:hint="eastAsia"/>
          </w:rPr>
          <w:delText>uses</w:delText>
        </w:r>
      </w:del>
      <w:ins w:id="239" w:author="作者" w:date="2026-08-27T09:50:00Z">
        <w:r w:rsidRPr="009C74B6">
          <w:rPr>
            <w:rFonts w:hAnsi="宋体" w:cs="宋体"/>
          </w:rPr>
          <w:t>comprises</w:t>
        </w:r>
      </w:ins>
      <w:r w:rsidRPr="009C74B6">
        <w:rPr>
          <w:rFonts w:hAnsi="宋体" w:cs="宋体"/>
        </w:rPr>
        <w:t xml:space="preserve"> three stages</w:t>
      </w:r>
      <w:del w:id="240" w:author="作者" w:date="2026-08-27T09:50:00Z">
        <w:r w:rsidR="005A14BF" w:rsidRPr="00FE5058">
          <w:rPr>
            <w:rFonts w:hAnsi="宋体" w:cs="宋体" w:hint="eastAsia"/>
          </w:rPr>
          <w:delText xml:space="preserve"> of</w:delText>
        </w:r>
      </w:del>
      <w:ins w:id="241" w:author="作者" w:date="2026-08-27T09:50:00Z">
        <w:r w:rsidRPr="009C74B6">
          <w:rPr>
            <w:rFonts w:hAnsi="宋体" w:cs="宋体"/>
          </w:rPr>
          <w:t>:</w:t>
        </w:r>
      </w:ins>
      <w:r w:rsidRPr="009C74B6">
        <w:rPr>
          <w:rFonts w:hAnsi="宋体" w:cs="宋体"/>
        </w:rPr>
        <w:t xml:space="preserve"> prediction, weighting, and decision</w:t>
      </w:r>
      <w:del w:id="242" w:author="作者" w:date="2026-08-27T09:50:00Z">
        <w:r w:rsidR="005A14BF" w:rsidRPr="00FE5058">
          <w:rPr>
            <w:rFonts w:hAnsi="宋体" w:cs="宋体" w:hint="eastAsia"/>
          </w:rPr>
          <w:delText>: a</w:delText>
        </w:r>
      </w:del>
      <w:ins w:id="243" w:author="作者" w:date="2026-08-27T09:50:00Z">
        <w:r w:rsidRPr="009C74B6">
          <w:rPr>
            <w:rFonts w:hAnsi="宋体" w:cs="宋体"/>
          </w:rPr>
          <w:t>. A</w:t>
        </w:r>
      </w:ins>
      <w:r w:rsidRPr="009C74B6">
        <w:rPr>
          <w:rFonts w:hAnsi="宋体" w:cs="宋体"/>
        </w:rPr>
        <w:t xml:space="preserve"> stacked LSTM predicts short-term </w:t>
      </w:r>
      <w:ins w:id="244" w:author="作者" w:date="2026-08-27T09:50:00Z">
        <w:r w:rsidRPr="009C74B6">
          <w:rPr>
            <w:rFonts w:hAnsi="宋体" w:cs="宋体"/>
          </w:rPr>
          <w:t xml:space="preserve">changes in </w:t>
        </w:r>
      </w:ins>
      <w:r w:rsidRPr="009C74B6">
        <w:rPr>
          <w:rFonts w:hAnsi="宋体" w:cs="宋体"/>
        </w:rPr>
        <w:t>candidate</w:t>
      </w:r>
      <w:del w:id="245" w:author="作者" w:date="2026-08-27T09:50:00Z">
        <w:r w:rsidR="005A14BF" w:rsidRPr="00FE5058">
          <w:rPr>
            <w:rFonts w:hAnsi="宋体" w:cs="宋体" w:hint="eastAsia"/>
          </w:rPr>
          <w:delText>-network changes</w:delText>
        </w:r>
      </w:del>
      <w:ins w:id="246" w:author="作者" w:date="2026-08-27T09:50:00Z">
        <w:r w:rsidRPr="009C74B6">
          <w:rPr>
            <w:rFonts w:hAnsi="宋体" w:cs="宋体"/>
          </w:rPr>
          <w:t xml:space="preserve"> networks</w:t>
        </w:r>
      </w:ins>
      <w:r w:rsidRPr="009C74B6">
        <w:rPr>
          <w:rFonts w:hAnsi="宋体" w:cs="宋体"/>
        </w:rPr>
        <w:t xml:space="preserve">; self-attention </w:t>
      </w:r>
      <w:del w:id="247" w:author="作者" w:date="2026-08-27T09:50:00Z">
        <w:r w:rsidR="005A14BF" w:rsidRPr="00FE5058">
          <w:rPr>
            <w:rFonts w:hAnsi="宋体" w:cs="宋体" w:hint="eastAsia"/>
          </w:rPr>
          <w:delText>takes</w:delText>
        </w:r>
      </w:del>
      <w:ins w:id="248" w:author="作者" w:date="2026-08-27T09:50:00Z">
        <w:r w:rsidRPr="009C74B6">
          <w:rPr>
            <w:rFonts w:hAnsi="宋体" w:cs="宋体"/>
          </w:rPr>
          <w:t>combines</w:t>
        </w:r>
      </w:ins>
      <w:r w:rsidRPr="009C74B6">
        <w:rPr>
          <w:rFonts w:hAnsi="宋体" w:cs="宋体"/>
        </w:rPr>
        <w:t xml:space="preserve"> the current network-state matrix </w:t>
      </w:r>
      <w:del w:id="249" w:author="作者" w:date="2026-08-27T09:50:00Z">
        <w:r w:rsidR="005A14BF" w:rsidRPr="00FE5058">
          <w:rPr>
            <w:rFonts w:hAnsi="宋体" w:cs="宋体" w:hint="eastAsia"/>
          </w:rPr>
          <w:delText xml:space="preserve">as input, combines </w:delText>
        </w:r>
      </w:del>
      <w:ins w:id="250" w:author="作者" w:date="2026-08-27T09:50:00Z">
        <w:r w:rsidRPr="009C74B6">
          <w:rPr>
            <w:rFonts w:hAnsi="宋体" w:cs="宋体"/>
          </w:rPr>
          <w:t xml:space="preserve">with </w:t>
        </w:r>
      </w:ins>
      <w:r w:rsidRPr="009C74B6">
        <w:rPr>
          <w:rFonts w:hAnsi="宋体" w:cs="宋体"/>
        </w:rPr>
        <w:t>mobility features</w:t>
      </w:r>
      <w:ins w:id="251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such as flight speed and altitude, </w:t>
      </w:r>
      <w:del w:id="252" w:author="作者" w:date="2026-08-27T09:50:00Z">
        <w:r w:rsidR="005A14BF" w:rsidRPr="00FE5058">
          <w:rPr>
            <w:rFonts w:hAnsi="宋体" w:cs="宋体" w:hint="eastAsia"/>
          </w:rPr>
          <w:delText>and outputs</w:delText>
        </w:r>
      </w:del>
      <w:ins w:id="253" w:author="作者" w:date="2026-08-27T09:50:00Z">
        <w:r w:rsidRPr="009C74B6">
          <w:rPr>
            <w:rFonts w:hAnsi="宋体" w:cs="宋体"/>
          </w:rPr>
          <w:t>to derive</w:t>
        </w:r>
      </w:ins>
      <w:r w:rsidRPr="009C74B6">
        <w:rPr>
          <w:rFonts w:hAnsi="宋体" w:cs="宋体"/>
        </w:rPr>
        <w:t xml:space="preserve"> dynamic attribute weights; and an improved TOPSIS </w:t>
      </w:r>
      <w:del w:id="254" w:author="作者" w:date="2026-08-27T09:50:00Z">
        <w:r w:rsidR="005A14BF" w:rsidRPr="00FE5058">
          <w:rPr>
            <w:rFonts w:hAnsi="宋体" w:cs="宋体" w:hint="eastAsia"/>
          </w:rPr>
          <w:delText xml:space="preserve">decision </w:delText>
        </w:r>
      </w:del>
      <w:r w:rsidRPr="009C74B6">
        <w:rPr>
          <w:rFonts w:hAnsi="宋体" w:cs="宋体"/>
        </w:rPr>
        <w:t xml:space="preserve">matrix </w:t>
      </w:r>
      <w:del w:id="255" w:author="作者" w:date="2026-08-27T09:50:00Z">
        <w:r w:rsidR="005A14BF" w:rsidRPr="00FE5058">
          <w:rPr>
            <w:rFonts w:hAnsi="宋体" w:cs="宋体" w:hint="eastAsia"/>
          </w:rPr>
          <w:delText>fuses</w:delText>
        </w:r>
      </w:del>
      <w:ins w:id="256" w:author="作者" w:date="2026-08-27T09:50:00Z">
        <w:r w:rsidRPr="009C74B6">
          <w:rPr>
            <w:rFonts w:hAnsi="宋体" w:cs="宋体"/>
          </w:rPr>
          <w:t>integrates</w:t>
        </w:r>
      </w:ins>
      <w:r w:rsidRPr="009C74B6">
        <w:rPr>
          <w:rFonts w:hAnsi="宋体" w:cs="宋体"/>
        </w:rPr>
        <w:t xml:space="preserve"> current and predicted states. Candidate ranking and handover </w:t>
      </w:r>
      <w:del w:id="257" w:author="作者" w:date="2026-08-27T09:50:00Z">
        <w:r w:rsidR="005A14BF" w:rsidRPr="00FE5058">
          <w:rPr>
            <w:rFonts w:hAnsi="宋体" w:cs="宋体" w:hint="eastAsia"/>
          </w:rPr>
          <w:delText>adjudication</w:delText>
        </w:r>
      </w:del>
      <w:ins w:id="258" w:author="作者" w:date="2026-08-27T09:50:00Z">
        <w:r w:rsidRPr="009C74B6">
          <w:rPr>
            <w:rFonts w:hAnsi="宋体" w:cs="宋体"/>
          </w:rPr>
          <w:t>decisions</w:t>
        </w:r>
      </w:ins>
      <w:r w:rsidRPr="009C74B6">
        <w:rPr>
          <w:rFonts w:hAnsi="宋体" w:cs="宋体"/>
        </w:rPr>
        <w:t xml:space="preserve"> are </w:t>
      </w:r>
      <w:del w:id="259" w:author="作者" w:date="2026-08-27T09:50:00Z">
        <w:r w:rsidR="005A14BF" w:rsidRPr="00FE5058">
          <w:rPr>
            <w:rFonts w:hAnsi="宋体" w:cs="宋体" w:hint="eastAsia"/>
          </w:rPr>
          <w:delText>completed by</w:delText>
        </w:r>
      </w:del>
      <w:ins w:id="260" w:author="作者" w:date="2026-08-27T09:50:00Z">
        <w:r w:rsidRPr="009C74B6">
          <w:rPr>
            <w:rFonts w:hAnsi="宋体" w:cs="宋体"/>
          </w:rPr>
          <w:t>stabilized through</w:t>
        </w:r>
      </w:ins>
      <w:r w:rsidRPr="009C74B6">
        <w:rPr>
          <w:rFonts w:hAnsi="宋体" w:cs="宋体"/>
        </w:rPr>
        <w:t xml:space="preserve"> dual hysteresis </w:t>
      </w:r>
      <w:del w:id="261" w:author="作者" w:date="2026-08-27T09:50:00Z">
        <w:r w:rsidR="005A14BF" w:rsidRPr="00FE5058">
          <w:rPr>
            <w:rFonts w:hAnsi="宋体" w:cs="宋体" w:hint="eastAsia"/>
          </w:rPr>
          <w:delText>consisting of</w:delText>
        </w:r>
      </w:del>
      <w:ins w:id="262" w:author="作者" w:date="2026-08-27T09:50:00Z">
        <w:r w:rsidRPr="009C74B6">
          <w:rPr>
            <w:rFonts w:hAnsi="宋体" w:cs="宋体"/>
          </w:rPr>
          <w:t>based on</w:t>
        </w:r>
      </w:ins>
      <w:r w:rsidRPr="009C74B6">
        <w:rPr>
          <w:rFonts w:hAnsi="宋体" w:cs="宋体"/>
        </w:rPr>
        <w:t xml:space="preserve"> a TOPSIS closeness-score advantage threshold and a consecutive-confirmation window. </w:t>
      </w:r>
      <w:del w:id="263" w:author="作者" w:date="2026-08-27T09:50:00Z">
        <w:r w:rsidR="005A14BF" w:rsidRPr="00FE5058">
          <w:rPr>
            <w:rFonts w:hAnsi="宋体" w:cs="宋体" w:hint="eastAsia"/>
          </w:rPr>
          <w:delText xml:space="preserve">The dynamic weights and forward-looking prediction provide </w:delText>
        </w:r>
      </w:del>
      <w:ins w:id="264" w:author="作者" w:date="2026-08-27T09:50:00Z">
        <w:r w:rsidRPr="009C74B6">
          <w:rPr>
            <w:rFonts w:hAnsi="宋体" w:cs="宋体"/>
          </w:rPr>
          <w:t xml:space="preserve">Dynamic weighting and predictive modeling enable </w:t>
        </w:r>
      </w:ins>
      <w:r w:rsidRPr="009C74B6">
        <w:rPr>
          <w:rFonts w:hAnsi="宋体" w:cs="宋体"/>
        </w:rPr>
        <w:lastRenderedPageBreak/>
        <w:t xml:space="preserve">stable candidate evaluation </w:t>
      </w:r>
      <w:del w:id="265" w:author="作者" w:date="2026-08-27T09:50:00Z">
        <w:r w:rsidR="005A14BF" w:rsidRPr="00FE5058">
          <w:rPr>
            <w:rFonts w:hAnsi="宋体" w:cs="宋体" w:hint="eastAsia"/>
          </w:rPr>
          <w:delText>in</w:delText>
        </w:r>
      </w:del>
      <w:ins w:id="266" w:author="作者" w:date="2026-08-27T09:50:00Z">
        <w:r w:rsidRPr="009C74B6">
          <w:rPr>
            <w:rFonts w:hAnsi="宋体" w:cs="宋体"/>
          </w:rPr>
          <w:t>during</w:t>
        </w:r>
      </w:ins>
      <w:r w:rsidRPr="009C74B6">
        <w:rPr>
          <w:rFonts w:hAnsi="宋体" w:cs="宋体"/>
        </w:rPr>
        <w:t xml:space="preserve"> UAV remote-sensing </w:t>
      </w:r>
      <w:del w:id="267" w:author="作者" w:date="2026-08-27T09:50:00Z">
        <w:r w:rsidR="005A14BF" w:rsidRPr="00FE5058">
          <w:rPr>
            <w:rFonts w:hAnsi="宋体" w:cs="宋体" w:hint="eastAsia"/>
          </w:rPr>
          <w:delText xml:space="preserve">cruise scenarios. At the scenario level, remote-sensing </w:delText>
        </w:r>
      </w:del>
      <w:ins w:id="268" w:author="作者" w:date="2026-08-27T09:50:00Z">
        <w:r w:rsidRPr="009C74B6">
          <w:rPr>
            <w:rFonts w:hAnsi="宋体" w:cs="宋体"/>
          </w:rPr>
          <w:t xml:space="preserve">missions. These </w:t>
        </w:r>
      </w:ins>
      <w:r w:rsidRPr="009C74B6">
        <w:rPr>
          <w:rFonts w:hAnsi="宋体" w:cs="宋体"/>
        </w:rPr>
        <w:t xml:space="preserve">missions involve wide-area </w:t>
      </w:r>
      <w:del w:id="269" w:author="作者" w:date="2026-08-27T09:50:00Z">
        <w:r w:rsidR="005A14BF" w:rsidRPr="00FE5058">
          <w:rPr>
            <w:rFonts w:hAnsi="宋体" w:cs="宋体" w:hint="eastAsia"/>
          </w:rPr>
          <w:delText>cruise</w:delText>
        </w:r>
      </w:del>
      <w:ins w:id="270" w:author="作者" w:date="2026-08-27T09:50:00Z">
        <w:r w:rsidRPr="009C74B6">
          <w:rPr>
            <w:rFonts w:hAnsi="宋体" w:cs="宋体"/>
          </w:rPr>
          <w:t>flight</w:t>
        </w:r>
      </w:ins>
      <w:r w:rsidRPr="009C74B6">
        <w:rPr>
          <w:rFonts w:hAnsi="宋体" w:cs="宋体"/>
        </w:rPr>
        <w:t>, rapid traversal of 5G/LTE/</w:t>
      </w:r>
      <w:del w:id="271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272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coverage boundaries, </w:t>
      </w:r>
      <w:del w:id="273" w:author="作者" w:date="2026-08-27T09:50:00Z">
        <w:r w:rsidR="005A14BF" w:rsidRPr="00FE5058">
          <w:rPr>
            <w:rFonts w:hAnsi="宋体" w:cs="宋体" w:hint="eastAsia"/>
          </w:rPr>
          <w:delText xml:space="preserve">and </w:delText>
        </w:r>
      </w:del>
      <w:r w:rsidRPr="009C74B6">
        <w:rPr>
          <w:rFonts w:hAnsi="宋体" w:cs="宋体"/>
        </w:rPr>
        <w:t xml:space="preserve">abrupt channel </w:t>
      </w:r>
      <w:del w:id="274" w:author="作者" w:date="2026-08-27T09:50:00Z">
        <w:r w:rsidR="005A14BF" w:rsidRPr="00FE5058">
          <w:rPr>
            <w:rFonts w:hAnsi="宋体" w:cs="宋体" w:hint="eastAsia"/>
          </w:rPr>
          <w:delText xml:space="preserve">changes at </w:delText>
        </w:r>
      </w:del>
      <w:ins w:id="275" w:author="作者" w:date="2026-08-27T09:50:00Z">
        <w:r w:rsidRPr="009C74B6">
          <w:rPr>
            <w:rFonts w:hAnsi="宋体" w:cs="宋体"/>
          </w:rPr>
          <w:t xml:space="preserve">variations caused by </w:t>
        </w:r>
      </w:ins>
      <w:r w:rsidRPr="009C74B6">
        <w:rPr>
          <w:rFonts w:hAnsi="宋体" w:cs="宋体"/>
        </w:rPr>
        <w:t xml:space="preserve">boundaries or </w:t>
      </w:r>
      <w:del w:id="276" w:author="作者" w:date="2026-08-27T09:50:00Z">
        <w:r w:rsidR="005A14BF" w:rsidRPr="00FE5058">
          <w:rPr>
            <w:rFonts w:hAnsi="宋体" w:cs="宋体" w:hint="eastAsia"/>
          </w:rPr>
          <w:delText xml:space="preserve">under obstruction, while </w:delText>
        </w:r>
      </w:del>
      <w:ins w:id="277" w:author="作者" w:date="2026-08-27T09:50:00Z">
        <w:r w:rsidRPr="009C74B6">
          <w:rPr>
            <w:rFonts w:hAnsi="宋体" w:cs="宋体"/>
          </w:rPr>
          <w:t xml:space="preserve">obstructions, and continuous transmission of </w:t>
        </w:r>
      </w:ins>
      <w:r w:rsidRPr="009C74B6">
        <w:rPr>
          <w:rFonts w:hAnsi="宋体" w:cs="宋体"/>
        </w:rPr>
        <w:t xml:space="preserve">high-resolution </w:t>
      </w:r>
      <w:del w:id="278" w:author="作者" w:date="2026-08-27T09:50:00Z">
        <w:r w:rsidR="005A14BF" w:rsidRPr="00FE5058">
          <w:rPr>
            <w:rFonts w:hAnsi="宋体" w:cs="宋体" w:hint="eastAsia"/>
          </w:rPr>
          <w:delText>images require continuous and reliable return transmission. Adaptive</w:delText>
        </w:r>
      </w:del>
      <w:ins w:id="279" w:author="作者" w:date="2026-08-27T09:50:00Z">
        <w:r w:rsidRPr="009C74B6">
          <w:rPr>
            <w:rFonts w:hAnsi="宋体" w:cs="宋体"/>
          </w:rPr>
          <w:t>imagery. To address these conditions, adaptive</w:t>
        </w:r>
      </w:ins>
      <w:r w:rsidRPr="009C74B6">
        <w:rPr>
          <w:rFonts w:hAnsi="宋体" w:cs="宋体"/>
        </w:rPr>
        <w:t xml:space="preserve"> dynamic hysteresis (ADH) and risk-sensitive TOPSIS (RS-TOPSIS) are </w:t>
      </w:r>
      <w:del w:id="280" w:author="作者" w:date="2026-08-27T09:50:00Z">
        <w:r w:rsidR="005A14BF" w:rsidRPr="00FE5058">
          <w:rPr>
            <w:rFonts w:hAnsi="宋体" w:cs="宋体" w:hint="eastAsia"/>
          </w:rPr>
          <w:delText>therefore added to the</w:delText>
        </w:r>
      </w:del>
      <w:ins w:id="281" w:author="作者" w:date="2026-08-27T09:50:00Z">
        <w:r w:rsidRPr="009C74B6">
          <w:rPr>
            <w:rFonts w:hAnsi="宋体" w:cs="宋体"/>
          </w:rPr>
          <w:t>integrated into</w:t>
        </w:r>
      </w:ins>
      <w:r w:rsidRPr="009C74B6">
        <w:rPr>
          <w:rFonts w:hAnsi="宋体" w:cs="宋体"/>
        </w:rPr>
        <w:t xml:space="preserve"> LAAVHA</w:t>
      </w:r>
      <w:del w:id="282" w:author="作者" w:date="2026-08-27T09:50:00Z">
        <w:r w:rsidR="005A14BF" w:rsidRPr="00FE5058">
          <w:rPr>
            <w:rFonts w:hAnsi="宋体" w:cs="宋体" w:hint="eastAsia"/>
          </w:rPr>
          <w:delText xml:space="preserve"> decision framework to form</w:delText>
        </w:r>
      </w:del>
      <w:ins w:id="283" w:author="作者" w:date="2026-08-27T09:50:00Z">
        <w:r w:rsidRPr="009C74B6">
          <w:rPr>
            <w:rFonts w:hAnsi="宋体" w:cs="宋体"/>
          </w:rPr>
          <w:t>, forming</w:t>
        </w:r>
      </w:ins>
      <w:r w:rsidRPr="009C74B6">
        <w:rPr>
          <w:rFonts w:hAnsi="宋体" w:cs="宋体"/>
        </w:rPr>
        <w:t xml:space="preserve"> the attention-LSTM enhanced risk-aware vertical handoff algorithm (ALERA).</w:t>
      </w:r>
    </w:p>
    <w:p w14:paraId="2B399CDE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C43A985" w14:textId="0F446E90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ADH </w:t>
      </w:r>
      <w:del w:id="284" w:author="作者" w:date="2026-08-27T09:50:00Z">
        <w:r w:rsidR="005A14BF" w:rsidRPr="00FE5058">
          <w:rPr>
            <w:rFonts w:hAnsi="宋体" w:cs="宋体" w:hint="eastAsia"/>
          </w:rPr>
          <w:delText>addresses</w:delText>
        </w:r>
      </w:del>
      <w:ins w:id="285" w:author="作者" w:date="2026-08-27T09:50:00Z">
        <w:r w:rsidRPr="009C74B6">
          <w:rPr>
            <w:rFonts w:hAnsi="宋体" w:cs="宋体"/>
          </w:rPr>
          <w:t>overcomes</w:t>
        </w:r>
      </w:ins>
      <w:r w:rsidRPr="009C74B6">
        <w:rPr>
          <w:rFonts w:hAnsi="宋体" w:cs="宋体"/>
        </w:rPr>
        <w:t xml:space="preserve"> the </w:t>
      </w:r>
      <w:del w:id="286" w:author="作者" w:date="2026-08-27T09:50:00Z">
        <w:r w:rsidR="005A14BF" w:rsidRPr="00FE5058">
          <w:rPr>
            <w:rFonts w:hAnsi="宋体" w:cs="宋体" w:hint="eastAsia"/>
          </w:rPr>
          <w:delText>inability</w:delText>
        </w:r>
      </w:del>
      <w:ins w:id="287" w:author="作者" w:date="2026-08-27T09:50:00Z">
        <w:r w:rsidRPr="009C74B6">
          <w:rPr>
            <w:rFonts w:hAnsi="宋体" w:cs="宋体"/>
          </w:rPr>
          <w:t>limitations</w:t>
        </w:r>
      </w:ins>
      <w:r w:rsidRPr="009C74B6">
        <w:rPr>
          <w:rFonts w:hAnsi="宋体" w:cs="宋体"/>
        </w:rPr>
        <w:t xml:space="preserve"> of fixed thresholds and confirmation windows </w:t>
      </w:r>
      <w:del w:id="288" w:author="作者" w:date="2026-08-27T09:50:00Z">
        <w:r w:rsidR="005A14BF" w:rsidRPr="00FE5058">
          <w:rPr>
            <w:rFonts w:hAnsi="宋体" w:cs="宋体" w:hint="eastAsia"/>
          </w:rPr>
          <w:delText xml:space="preserve">to balance </w:delText>
        </w:r>
      </w:del>
      <w:ins w:id="289" w:author="作者" w:date="2026-08-27T09:50:00Z">
        <w:r w:rsidRPr="009C74B6">
          <w:rPr>
            <w:rFonts w:hAnsi="宋体" w:cs="宋体"/>
          </w:rPr>
          <w:t xml:space="preserve">in balancing handover </w:t>
        </w:r>
      </w:ins>
      <w:r w:rsidRPr="009C74B6">
        <w:rPr>
          <w:rFonts w:hAnsi="宋体" w:cs="宋体"/>
        </w:rPr>
        <w:t xml:space="preserve">stability and </w:t>
      </w:r>
      <w:del w:id="290" w:author="作者" w:date="2026-08-27T09:50:00Z">
        <w:r w:rsidR="005A14BF" w:rsidRPr="00FE5058">
          <w:rPr>
            <w:rFonts w:hAnsi="宋体" w:cs="宋体" w:hint="eastAsia"/>
          </w:rPr>
          <w:delText>timeliness.</w:delText>
        </w:r>
      </w:del>
      <w:ins w:id="291" w:author="作者" w:date="2026-08-27T09:50:00Z">
        <w:r w:rsidRPr="009C74B6">
          <w:rPr>
            <w:rFonts w:hAnsi="宋体" w:cs="宋体"/>
          </w:rPr>
          <w:t>responsiveness.</w:t>
        </w:r>
      </w:ins>
      <w:r w:rsidRPr="009C74B6">
        <w:rPr>
          <w:rFonts w:hAnsi="宋体" w:cs="宋体"/>
        </w:rPr>
        <w:t xml:space="preserve"> It </w:t>
      </w:r>
      <w:del w:id="292" w:author="作者" w:date="2026-08-27T09:50:00Z">
        <w:r w:rsidR="005A14BF" w:rsidRPr="00FE5058">
          <w:rPr>
            <w:rFonts w:hAnsi="宋体" w:cs="宋体" w:hint="eastAsia"/>
          </w:rPr>
          <w:delText>characterizes</w:delText>
        </w:r>
      </w:del>
      <w:ins w:id="293" w:author="作者" w:date="2026-08-27T09:50:00Z">
        <w:r w:rsidRPr="009C74B6">
          <w:rPr>
            <w:rFonts w:hAnsi="宋体" w:cs="宋体"/>
          </w:rPr>
          <w:t>measures</w:t>
        </w:r>
      </w:ins>
      <w:r w:rsidRPr="009C74B6">
        <w:rPr>
          <w:rFonts w:hAnsi="宋体" w:cs="宋体"/>
        </w:rPr>
        <w:t xml:space="preserve"> channel variation using the standard deviation of serving-network SINR over the latest five decision periods and </w:t>
      </w:r>
      <w:del w:id="294" w:author="作者" w:date="2026-08-27T09:50:00Z">
        <w:r w:rsidR="005A14BF" w:rsidRPr="00FE5058">
          <w:rPr>
            <w:rFonts w:hAnsi="宋体" w:cs="宋体" w:hint="eastAsia"/>
          </w:rPr>
          <w:delText>dynamically updates</w:delText>
        </w:r>
      </w:del>
      <w:ins w:id="295" w:author="作者" w:date="2026-08-27T09:50:00Z">
        <w:r w:rsidRPr="009C74B6">
          <w:rPr>
            <w:rFonts w:hAnsi="宋体" w:cs="宋体"/>
          </w:rPr>
          <w:t>adjusts</w:t>
        </w:r>
      </w:ins>
      <w:r w:rsidRPr="009C74B6">
        <w:rPr>
          <w:rFonts w:hAnsi="宋体" w:cs="宋体"/>
        </w:rPr>
        <w:t xml:space="preserve"> handover conditions </w:t>
      </w:r>
      <w:del w:id="296" w:author="作者" w:date="2026-08-27T09:50:00Z">
        <w:r w:rsidR="005A14BF" w:rsidRPr="00FE5058">
          <w:rPr>
            <w:rFonts w:hAnsi="宋体" w:cs="宋体" w:hint="eastAsia"/>
          </w:rPr>
          <w:delText>with</w:delText>
        </w:r>
      </w:del>
      <w:ins w:id="297" w:author="作者" w:date="2026-08-27T09:50:00Z">
        <w:r w:rsidRPr="009C74B6">
          <w:rPr>
            <w:rFonts w:hAnsi="宋体" w:cs="宋体"/>
          </w:rPr>
          <w:t>according to</w:t>
        </w:r>
      </w:ins>
      <w:r w:rsidRPr="009C74B6">
        <w:rPr>
          <w:rFonts w:hAnsi="宋体" w:cs="宋体"/>
        </w:rPr>
        <w:t xml:space="preserve"> flight speed. </w:t>
      </w:r>
      <w:del w:id="298" w:author="作者" w:date="2026-08-27T09:50:00Z">
        <w:r w:rsidR="005A14BF" w:rsidRPr="00FE5058">
          <w:rPr>
            <w:rFonts w:hAnsi="宋体" w:cs="宋体" w:hint="eastAsia"/>
          </w:rPr>
          <w:delText>As</w:delText>
        </w:r>
      </w:del>
      <w:ins w:id="299" w:author="作者" w:date="2026-08-27T09:50:00Z">
        <w:r w:rsidRPr="009C74B6">
          <w:rPr>
            <w:rFonts w:hAnsi="宋体" w:cs="宋体"/>
          </w:rPr>
          <w:t>Higher</w:t>
        </w:r>
      </w:ins>
      <w:r w:rsidRPr="009C74B6">
        <w:rPr>
          <w:rFonts w:hAnsi="宋体" w:cs="宋体"/>
        </w:rPr>
        <w:t xml:space="preserve"> channel variation increases</w:t>
      </w:r>
      <w:del w:id="300" w:author="作者" w:date="2026-08-27T09:50:00Z">
        <w:r w:rsidR="005A14BF" w:rsidRPr="00FE5058">
          <w:rPr>
            <w:rFonts w:hAnsi="宋体" w:cs="宋体" w:hint="eastAsia"/>
          </w:rPr>
          <w:delText>, ADH raises</w:delText>
        </w:r>
      </w:del>
      <w:r w:rsidRPr="009C74B6">
        <w:rPr>
          <w:rFonts w:hAnsi="宋体" w:cs="宋体"/>
        </w:rPr>
        <w:t xml:space="preserve"> the score-advantage threshold to </w:t>
      </w:r>
      <w:del w:id="301" w:author="作者" w:date="2026-08-27T09:50:00Z">
        <w:r w:rsidR="005A14BF" w:rsidRPr="00FE5058">
          <w:rPr>
            <w:rFonts w:hAnsi="宋体" w:cs="宋体" w:hint="eastAsia"/>
          </w:rPr>
          <w:delText>filter</w:delText>
        </w:r>
      </w:del>
      <w:ins w:id="302" w:author="作者" w:date="2026-08-27T09:50:00Z">
        <w:r w:rsidRPr="009C74B6">
          <w:rPr>
            <w:rFonts w:hAnsi="宋体" w:cs="宋体"/>
          </w:rPr>
          <w:t>suppress</w:t>
        </w:r>
      </w:ins>
      <w:r w:rsidRPr="009C74B6">
        <w:rPr>
          <w:rFonts w:hAnsi="宋体" w:cs="宋体"/>
        </w:rPr>
        <w:t xml:space="preserve"> transient disturbances</w:t>
      </w:r>
      <w:del w:id="303" w:author="作者" w:date="2026-08-27T09:50:00Z">
        <w:r w:rsidR="005A14BF" w:rsidRPr="00FE5058">
          <w:rPr>
            <w:rFonts w:hAnsi="宋体" w:cs="宋体" w:hint="eastAsia"/>
          </w:rPr>
          <w:delText xml:space="preserve">; as </w:delText>
        </w:r>
      </w:del>
      <w:ins w:id="304" w:author="作者" w:date="2026-08-27T09:50:00Z">
        <w:r w:rsidRPr="009C74B6">
          <w:rPr>
            <w:rFonts w:hAnsi="宋体" w:cs="宋体"/>
          </w:rPr>
          <w:t xml:space="preserve">, whereas higher </w:t>
        </w:r>
      </w:ins>
      <w:r w:rsidRPr="009C74B6">
        <w:rPr>
          <w:rFonts w:hAnsi="宋体" w:cs="宋体"/>
        </w:rPr>
        <w:t xml:space="preserve">speed </w:t>
      </w:r>
      <w:del w:id="305" w:author="作者" w:date="2026-08-27T09:50:00Z">
        <w:r w:rsidR="005A14BF" w:rsidRPr="00FE5058">
          <w:rPr>
            <w:rFonts w:hAnsi="宋体" w:cs="宋体" w:hint="eastAsia"/>
          </w:rPr>
          <w:delText xml:space="preserve">increases, it </w:delText>
        </w:r>
      </w:del>
      <w:r w:rsidRPr="009C74B6">
        <w:rPr>
          <w:rFonts w:hAnsi="宋体" w:cs="宋体"/>
        </w:rPr>
        <w:t xml:space="preserve">shortens the confirmation window </w:t>
      </w:r>
      <w:del w:id="306" w:author="作者" w:date="2026-08-27T09:50:00Z">
        <w:r w:rsidR="005A14BF" w:rsidRPr="00FE5058">
          <w:rPr>
            <w:rFonts w:hAnsi="宋体" w:cs="宋体" w:hint="eastAsia"/>
          </w:rPr>
          <w:delText>so that necessary</w:delText>
        </w:r>
      </w:del>
      <w:ins w:id="307" w:author="作者" w:date="2026-08-27T09:50:00Z">
        <w:r w:rsidRPr="009C74B6">
          <w:rPr>
            <w:rFonts w:hAnsi="宋体" w:cs="宋体"/>
          </w:rPr>
          <w:t>to enable timely</w:t>
        </w:r>
      </w:ins>
      <w:r w:rsidRPr="009C74B6">
        <w:rPr>
          <w:rFonts w:hAnsi="宋体" w:cs="宋体"/>
        </w:rPr>
        <w:t xml:space="preserve"> handovers </w:t>
      </w:r>
      <w:del w:id="308" w:author="作者" w:date="2026-08-27T09:50:00Z">
        <w:r w:rsidR="005A14BF" w:rsidRPr="00FE5058">
          <w:rPr>
            <w:rFonts w:hAnsi="宋体" w:cs="宋体" w:hint="eastAsia"/>
          </w:rPr>
          <w:delText>can be completed when</w:delText>
        </w:r>
      </w:del>
      <w:ins w:id="309" w:author="作者" w:date="2026-08-27T09:50:00Z">
        <w:r w:rsidRPr="009C74B6">
          <w:rPr>
            <w:rFonts w:hAnsi="宋体" w:cs="宋体"/>
          </w:rPr>
          <w:t>near rapidly changing</w:t>
        </w:r>
      </w:ins>
      <w:r w:rsidRPr="009C74B6">
        <w:rPr>
          <w:rFonts w:hAnsi="宋体" w:cs="宋体"/>
        </w:rPr>
        <w:t xml:space="preserve"> coverage boundaries</w:t>
      </w:r>
      <w:del w:id="310" w:author="作者" w:date="2026-08-27T09:50:00Z">
        <w:r w:rsidR="005A14BF" w:rsidRPr="00FE5058">
          <w:rPr>
            <w:rFonts w:hAnsi="宋体" w:cs="宋体" w:hint="eastAsia"/>
          </w:rPr>
          <w:delText xml:space="preserve"> change rapidly.</w:delText>
        </w:r>
      </w:del>
      <w:ins w:id="311" w:author="作者" w:date="2026-08-27T09:50:00Z">
        <w:r w:rsidRPr="009C74B6">
          <w:rPr>
            <w:rFonts w:hAnsi="宋体" w:cs="宋体"/>
          </w:rPr>
          <w:t>. Therefore,</w:t>
        </w:r>
      </w:ins>
      <w:r w:rsidRPr="009C74B6">
        <w:rPr>
          <w:rFonts w:hAnsi="宋体" w:cs="宋体"/>
        </w:rPr>
        <w:t xml:space="preserve"> ADH </w:t>
      </w:r>
      <w:del w:id="312" w:author="作者" w:date="2026-08-27T09:50:00Z">
        <w:r w:rsidR="005A14BF" w:rsidRPr="00FE5058">
          <w:rPr>
            <w:rFonts w:hAnsi="宋体" w:cs="宋体" w:hint="eastAsia"/>
          </w:rPr>
          <w:delText xml:space="preserve">thus </w:delText>
        </w:r>
      </w:del>
      <w:r w:rsidRPr="009C74B6">
        <w:rPr>
          <w:rFonts w:hAnsi="宋体" w:cs="宋体"/>
        </w:rPr>
        <w:t xml:space="preserve">maintains </w:t>
      </w:r>
      <w:del w:id="313" w:author="作者" w:date="2026-08-27T09:50:00Z">
        <w:r w:rsidR="005A14BF" w:rsidRPr="00FE5058">
          <w:rPr>
            <w:rFonts w:hAnsi="宋体" w:cs="宋体" w:hint="eastAsia"/>
          </w:rPr>
          <w:delText xml:space="preserve">a low handover threshold in </w:delText>
        </w:r>
      </w:del>
      <w:ins w:id="314" w:author="作者" w:date="2026-08-27T09:50:00Z">
        <w:r w:rsidRPr="009C74B6">
          <w:rPr>
            <w:rFonts w:hAnsi="宋体" w:cs="宋体"/>
          </w:rPr>
          <w:t xml:space="preserve">responsiveness under </w:t>
        </w:r>
      </w:ins>
      <w:r w:rsidRPr="009C74B6">
        <w:rPr>
          <w:rFonts w:hAnsi="宋体" w:cs="宋体"/>
        </w:rPr>
        <w:t xml:space="preserve">stable </w:t>
      </w:r>
      <w:del w:id="315" w:author="作者" w:date="2026-08-27T09:50:00Z">
        <w:r w:rsidR="005A14BF" w:rsidRPr="00FE5058">
          <w:rPr>
            <w:rFonts w:hAnsi="宋体" w:cs="宋体" w:hint="eastAsia"/>
          </w:rPr>
          <w:delText>channels and stronger</w:delText>
        </w:r>
      </w:del>
      <w:ins w:id="316" w:author="作者" w:date="2026-08-27T09:50:00Z">
        <w:r w:rsidRPr="009C74B6">
          <w:rPr>
            <w:rFonts w:hAnsi="宋体" w:cs="宋体"/>
          </w:rPr>
          <w:t>conditions while improving</w:t>
        </w:r>
      </w:ins>
      <w:r w:rsidRPr="009C74B6">
        <w:rPr>
          <w:rFonts w:hAnsi="宋体" w:cs="宋体"/>
        </w:rPr>
        <w:t xml:space="preserve"> anti-chattering capability </w:t>
      </w:r>
      <w:del w:id="317" w:author="作者" w:date="2026-08-27T09:50:00Z">
        <w:r w:rsidR="005A14BF" w:rsidRPr="00FE5058">
          <w:rPr>
            <w:rFonts w:hAnsi="宋体" w:cs="宋体" w:hint="eastAsia"/>
          </w:rPr>
          <w:delText>in highly variable channels. Meanwhile</w:delText>
        </w:r>
      </w:del>
      <w:ins w:id="318" w:author="作者" w:date="2026-08-27T09:50:00Z">
        <w:r w:rsidRPr="009C74B6">
          <w:rPr>
            <w:rFonts w:hAnsi="宋体" w:cs="宋体"/>
          </w:rPr>
          <w:t>during severe channel fluctuations. In addition</w:t>
        </w:r>
      </w:ins>
      <w:r w:rsidRPr="009C74B6">
        <w:rPr>
          <w:rFonts w:hAnsi="宋体" w:cs="宋体"/>
        </w:rPr>
        <w:t xml:space="preserve">, RS-TOPSIS </w:t>
      </w:r>
      <w:del w:id="319" w:author="作者" w:date="2026-08-27T09:50:00Z">
        <w:r w:rsidR="005A14BF" w:rsidRPr="00FE5058">
          <w:rPr>
            <w:rFonts w:hAnsi="宋体" w:cs="宋体" w:hint="eastAsia"/>
          </w:rPr>
          <w:delText>addresses</w:delText>
        </w:r>
      </w:del>
      <w:ins w:id="320" w:author="作者" w:date="2026-08-27T09:50:00Z">
        <w:r w:rsidRPr="009C74B6">
          <w:rPr>
            <w:rFonts w:hAnsi="宋体" w:cs="宋体"/>
          </w:rPr>
          <w:t>mitigates the risk of selecting</w:t>
        </w:r>
      </w:ins>
      <w:r w:rsidRPr="009C74B6">
        <w:rPr>
          <w:rFonts w:hAnsi="宋体" w:cs="宋体"/>
        </w:rPr>
        <w:t xml:space="preserve"> candidates </w:t>
      </w:r>
      <w:del w:id="321" w:author="作者" w:date="2026-08-27T09:50:00Z">
        <w:r w:rsidR="005A14BF" w:rsidRPr="00FE5058">
          <w:rPr>
            <w:rFonts w:hAnsi="宋体" w:cs="宋体" w:hint="eastAsia"/>
          </w:rPr>
          <w:delText>whose</w:delText>
        </w:r>
      </w:del>
      <w:ins w:id="322" w:author="作者" w:date="2026-08-27T09:50:00Z">
        <w:r w:rsidRPr="009C74B6">
          <w:rPr>
            <w:rFonts w:hAnsi="宋体" w:cs="宋体"/>
          </w:rPr>
          <w:t>with high</w:t>
        </w:r>
      </w:ins>
      <w:r w:rsidRPr="009C74B6">
        <w:rPr>
          <w:rFonts w:hAnsi="宋体" w:cs="宋体"/>
        </w:rPr>
        <w:t xml:space="preserve"> current scores </w:t>
      </w:r>
      <w:del w:id="323" w:author="作者" w:date="2026-08-27T09:50:00Z">
        <w:r w:rsidR="005A14BF" w:rsidRPr="00FE5058">
          <w:rPr>
            <w:rFonts w:hAnsi="宋体" w:cs="宋体" w:hint="eastAsia"/>
          </w:rPr>
          <w:delText xml:space="preserve">are high </w:delText>
        </w:r>
      </w:del>
      <w:r w:rsidRPr="009C74B6">
        <w:rPr>
          <w:rFonts w:hAnsi="宋体" w:cs="宋体"/>
        </w:rPr>
        <w:t xml:space="preserve">but </w:t>
      </w:r>
      <w:del w:id="324" w:author="作者" w:date="2026-08-27T09:50:00Z">
        <w:r w:rsidR="005A14BF" w:rsidRPr="00FE5058">
          <w:rPr>
            <w:rFonts w:hAnsi="宋体" w:cs="宋体" w:hint="eastAsia"/>
          </w:rPr>
          <w:delText>whose</w:delText>
        </w:r>
      </w:del>
      <w:ins w:id="325" w:author="作者" w:date="2026-08-27T09:50:00Z">
        <w:r w:rsidRPr="009C74B6">
          <w:rPr>
            <w:rFonts w:hAnsi="宋体" w:cs="宋体"/>
          </w:rPr>
          <w:t>unstable</w:t>
        </w:r>
      </w:ins>
      <w:r w:rsidRPr="009C74B6">
        <w:rPr>
          <w:rFonts w:hAnsi="宋体" w:cs="宋体"/>
        </w:rPr>
        <w:t xml:space="preserve"> recent performance</w:t>
      </w:r>
      <w:del w:id="326" w:author="作者" w:date="2026-08-27T09:50:00Z">
        <w:r w:rsidR="005A14BF" w:rsidRPr="00FE5058">
          <w:rPr>
            <w:rFonts w:hAnsi="宋体" w:cs="宋体" w:hint="eastAsia"/>
          </w:rPr>
          <w:delText xml:space="preserve"> is unstable</w:delText>
        </w:r>
      </w:del>
      <w:r w:rsidRPr="009C74B6">
        <w:rPr>
          <w:rFonts w:hAnsi="宋体" w:cs="宋体"/>
        </w:rPr>
        <w:t xml:space="preserve">. It </w:t>
      </w:r>
      <w:del w:id="327" w:author="作者" w:date="2026-08-27T09:50:00Z">
        <w:r w:rsidR="005A14BF" w:rsidRPr="00FE5058">
          <w:rPr>
            <w:rFonts w:hAnsi="宋体" w:cs="宋体" w:hint="eastAsia"/>
          </w:rPr>
          <w:delText>maintains</w:delText>
        </w:r>
      </w:del>
      <w:ins w:id="328" w:author="作者" w:date="2026-08-27T09:50:00Z">
        <w:r w:rsidRPr="009C74B6">
          <w:rPr>
            <w:rFonts w:hAnsi="宋体" w:cs="宋体"/>
          </w:rPr>
          <w:t>retains</w:t>
        </w:r>
      </w:ins>
      <w:r w:rsidRPr="009C74B6">
        <w:rPr>
          <w:rFonts w:hAnsi="宋体" w:cs="宋体"/>
        </w:rPr>
        <w:t xml:space="preserve"> the latest five TOPSIS closeness scores</w:t>
      </w:r>
      <w:del w:id="329" w:author="作者" w:date="2026-08-27T09:50:00Z">
        <w:r w:rsidR="005A14BF" w:rsidRPr="00FE5058">
          <w:rPr>
            <w:rFonts w:hAnsi="宋体" w:cs="宋体" w:hint="eastAsia"/>
          </w:rPr>
          <w:delText xml:space="preserve"> for each candidate, calculates</w:delText>
        </w:r>
      </w:del>
      <w:ins w:id="330" w:author="作者" w:date="2026-08-27T09:50:00Z">
        <w:r w:rsidRPr="009C74B6">
          <w:rPr>
            <w:rFonts w:hAnsi="宋体" w:cs="宋体"/>
          </w:rPr>
          <w:t>, computes</w:t>
        </w:r>
      </w:ins>
      <w:r w:rsidRPr="009C74B6">
        <w:rPr>
          <w:rFonts w:hAnsi="宋体" w:cs="宋体"/>
        </w:rPr>
        <w:t xml:space="preserve"> their standard </w:t>
      </w:r>
      <w:del w:id="331" w:author="作者" w:date="2026-08-27T09:50:00Z">
        <w:r w:rsidR="005A14BF" w:rsidRPr="00FE5058">
          <w:rPr>
            <w:rFonts w:hAnsi="宋体" w:cs="宋体" w:hint="eastAsia"/>
          </w:rPr>
          <w:delText>deviations</w:delText>
        </w:r>
      </w:del>
      <w:ins w:id="332" w:author="作者" w:date="2026-08-27T09:50:00Z">
        <w:r w:rsidRPr="009C74B6">
          <w:rPr>
            <w:rFonts w:hAnsi="宋体" w:cs="宋体"/>
          </w:rPr>
          <w:t>deviation</w:t>
        </w:r>
      </w:ins>
      <w:r w:rsidRPr="009C74B6">
        <w:rPr>
          <w:rFonts w:hAnsi="宋体" w:cs="宋体"/>
        </w:rPr>
        <w:t xml:space="preserve">, and </w:t>
      </w:r>
      <w:del w:id="333" w:author="作者" w:date="2026-08-27T09:50:00Z">
        <w:r w:rsidR="005A14BF" w:rsidRPr="00FE5058">
          <w:rPr>
            <w:rFonts w:hAnsi="宋体" w:cs="宋体" w:hint="eastAsia"/>
          </w:rPr>
          <w:delText>subtracts</w:delText>
        </w:r>
      </w:del>
      <w:ins w:id="334" w:author="作者" w:date="2026-08-27T09:50:00Z">
        <w:r w:rsidRPr="009C74B6">
          <w:rPr>
            <w:rFonts w:hAnsi="宋体" w:cs="宋体"/>
          </w:rPr>
          <w:t>applies</w:t>
        </w:r>
      </w:ins>
      <w:r w:rsidRPr="009C74B6">
        <w:rPr>
          <w:rFonts w:hAnsi="宋体" w:cs="宋体"/>
        </w:rPr>
        <w:t xml:space="preserve"> a</w:t>
      </w:r>
      <w:ins w:id="335" w:author="作者" w:date="2026-08-27T09:50:00Z">
        <w:r w:rsidRPr="009C74B6">
          <w:rPr>
            <w:rFonts w:hAnsi="宋体" w:cs="宋体"/>
          </w:rPr>
          <w:t xml:space="preserve"> variation-based</w:t>
        </w:r>
      </w:ins>
      <w:r w:rsidRPr="009C74B6">
        <w:rPr>
          <w:rFonts w:hAnsi="宋体" w:cs="宋体"/>
        </w:rPr>
        <w:t xml:space="preserve"> risk penalty </w:t>
      </w:r>
      <w:del w:id="336" w:author="作者" w:date="2026-08-27T09:50:00Z">
        <w:r w:rsidR="005A14BF" w:rsidRPr="00FE5058">
          <w:rPr>
            <w:rFonts w:hAnsi="宋体" w:cs="宋体" w:hint="eastAsia"/>
          </w:rPr>
          <w:delText xml:space="preserve">proportional </w:delText>
        </w:r>
      </w:del>
      <w:r w:rsidRPr="009C74B6">
        <w:rPr>
          <w:rFonts w:hAnsi="宋体" w:cs="宋体"/>
        </w:rPr>
        <w:t xml:space="preserve">to </w:t>
      </w:r>
      <w:del w:id="337" w:author="作者" w:date="2026-08-27T09:50:00Z">
        <w:r w:rsidR="005A14BF" w:rsidRPr="00FE5058">
          <w:rPr>
            <w:rFonts w:hAnsi="宋体" w:cs="宋体" w:hint="eastAsia"/>
          </w:rPr>
          <w:delText xml:space="preserve">variation from </w:delText>
        </w:r>
      </w:del>
      <w:ins w:id="338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current closeness</w:t>
      </w:r>
      <w:ins w:id="339" w:author="作者" w:date="2026-08-27T09:50:00Z">
        <w:r w:rsidRPr="009C74B6">
          <w:rPr>
            <w:rFonts w:hAnsi="宋体" w:cs="宋体"/>
          </w:rPr>
          <w:t xml:space="preserve"> score</w:t>
        </w:r>
      </w:ins>
      <w:r w:rsidRPr="009C74B6">
        <w:rPr>
          <w:rFonts w:hAnsi="宋体" w:cs="宋体"/>
        </w:rPr>
        <w:t xml:space="preserve">. The resulting robust score </w:t>
      </w:r>
      <w:del w:id="340" w:author="作者" w:date="2026-08-27T09:50:00Z">
        <w:r w:rsidR="005A14BF" w:rsidRPr="00FE5058">
          <w:rPr>
            <w:rFonts w:hAnsi="宋体" w:cs="宋体" w:hint="eastAsia"/>
          </w:rPr>
          <w:delText>reflects</w:delText>
        </w:r>
      </w:del>
      <w:ins w:id="341" w:author="作者" w:date="2026-08-27T09:50:00Z">
        <w:r w:rsidRPr="009C74B6">
          <w:rPr>
            <w:rFonts w:hAnsi="宋体" w:cs="宋体"/>
          </w:rPr>
          <w:t>captures</w:t>
        </w:r>
      </w:ins>
      <w:r w:rsidRPr="009C74B6">
        <w:rPr>
          <w:rFonts w:hAnsi="宋体" w:cs="宋体"/>
        </w:rPr>
        <w:t xml:space="preserve"> both instantaneous performance and historical stability, preventing </w:t>
      </w:r>
      <w:del w:id="342" w:author="作者" w:date="2026-08-27T09:50:00Z">
        <w:r w:rsidR="005A14BF" w:rsidRPr="00FE5058">
          <w:rPr>
            <w:rFonts w:hAnsi="宋体" w:cs="宋体" w:hint="eastAsia"/>
          </w:rPr>
          <w:delText>a slightly higher but highly volatile mean score from gaining priority because of a transient peak and reducing the risk of</w:delText>
        </w:r>
      </w:del>
      <w:ins w:id="343" w:author="作者" w:date="2026-08-27T09:50:00Z">
        <w:r w:rsidRPr="009C74B6">
          <w:rPr>
            <w:rFonts w:hAnsi="宋体" w:cs="宋体"/>
          </w:rPr>
          <w:t>transient peaks in volatile channels from triggering</w:t>
        </w:r>
      </w:ins>
      <w:r w:rsidRPr="009C74B6">
        <w:rPr>
          <w:rFonts w:hAnsi="宋体" w:cs="宋体"/>
        </w:rPr>
        <w:t xml:space="preserve"> false handovers</w:t>
      </w:r>
      <w:del w:id="344" w:author="作者" w:date="2026-08-27T09:50:00Z">
        <w:r w:rsidR="005A14BF" w:rsidRPr="00FE5058">
          <w:rPr>
            <w:rFonts w:hAnsi="宋体" w:cs="宋体" w:hint="eastAsia"/>
          </w:rPr>
          <w:delText xml:space="preserve"> induced by volatile chan</w:delText>
        </w:r>
        <w:r w:rsidR="005A14BF" w:rsidRPr="00FE5058">
          <w:rPr>
            <w:rFonts w:hAnsi="宋体" w:cs="宋体" w:hint="eastAsia"/>
          </w:rPr>
          <w:delText>nels</w:delText>
        </w:r>
      </w:del>
      <w:r w:rsidRPr="009C74B6">
        <w:rPr>
          <w:rFonts w:hAnsi="宋体" w:cs="宋体"/>
        </w:rPr>
        <w:t>.</w:t>
      </w:r>
    </w:p>
    <w:p w14:paraId="2ACB27F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EC9D220" w14:textId="08386D45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Simulation results show that LAAVHA </w:t>
      </w:r>
      <w:del w:id="345" w:author="作者" w:date="2026-08-27T09:50:00Z">
        <w:r w:rsidR="005A14BF" w:rsidRPr="00FE5058">
          <w:rPr>
            <w:rFonts w:hAnsi="宋体" w:cs="宋体" w:hint="eastAsia"/>
          </w:rPr>
          <w:delText xml:space="preserve">has a </w:delText>
        </w:r>
      </w:del>
      <w:ins w:id="346" w:author="作者" w:date="2026-08-27T09:50:00Z">
        <w:r w:rsidRPr="009C74B6">
          <w:rPr>
            <w:rFonts w:hAnsi="宋体" w:cs="宋体"/>
          </w:rPr>
          <w:t xml:space="preserve">achieves the lowest </w:t>
        </w:r>
      </w:ins>
      <w:r w:rsidRPr="009C74B6">
        <w:rPr>
          <w:rFonts w:hAnsi="宋体" w:cs="宋体"/>
        </w:rPr>
        <w:t xml:space="preserve">mean handover count </w:t>
      </w:r>
      <w:del w:id="347" w:author="作者" w:date="2026-08-27T09:50:00Z">
        <w:r w:rsidR="005A14BF" w:rsidRPr="00FE5058">
          <w:rPr>
            <w:rFonts w:hAnsi="宋体" w:cs="宋体" w:hint="eastAsia"/>
          </w:rPr>
          <w:delText>of $</w:delText>
        </w:r>
      </w:del>
      <w:ins w:id="348" w:author="作者" w:date="2026-08-27T09:50:00Z">
        <w:r w:rsidRPr="009C74B6">
          <w:rPr>
            <w:rFonts w:hAnsi="宋体" w:cs="宋体"/>
          </w:rPr>
          <w:t>($</w:t>
        </w:r>
      </w:ins>
      <w:r w:rsidRPr="009C74B6">
        <w:rPr>
          <w:rFonts w:hAnsi="宋体" w:cs="宋体"/>
        </w:rPr>
        <w:t>0.24</w:t>
      </w:r>
      <w:del w:id="349" w:author="作者" w:date="2026-08-27T09:50:00Z">
        <w:r w:rsidR="005A14BF" w:rsidRPr="00FE5058">
          <w:rPr>
            <w:rFonts w:hAnsi="宋体" w:cs="宋体" w:hint="eastAsia"/>
          </w:rPr>
          <w:delText xml:space="preserve">$, the lowest </w:delText>
        </w:r>
      </w:del>
      <w:ins w:id="350" w:author="作者" w:date="2026-08-27T09:50:00Z">
        <w:r w:rsidRPr="009C74B6">
          <w:rPr>
            <w:rFonts w:hAnsi="宋体" w:cs="宋体"/>
          </w:rPr>
          <w:t xml:space="preserve">$) </w:t>
        </w:r>
      </w:ins>
      <w:r w:rsidRPr="009C74B6">
        <w:rPr>
          <w:rFonts w:hAnsi="宋体" w:cs="宋体"/>
        </w:rPr>
        <w:t xml:space="preserve">among 11 algorithms, </w:t>
      </w:r>
      <w:del w:id="351" w:author="作者" w:date="2026-08-27T09:50:00Z">
        <w:r w:rsidR="005A14BF" w:rsidRPr="00FE5058">
          <w:rPr>
            <w:rFonts w:hAnsi="宋体" w:cs="宋体" w:hint="eastAsia"/>
          </w:rPr>
          <w:delText>and reduces this count</w:delText>
        </w:r>
      </w:del>
      <w:ins w:id="352" w:author="作者" w:date="2026-08-27T09:50:00Z">
        <w:r w:rsidRPr="009C74B6">
          <w:rPr>
            <w:rFonts w:hAnsi="宋体" w:cs="宋体"/>
          </w:rPr>
          <w:t>reducing handovers</w:t>
        </w:r>
      </w:ins>
      <w:r w:rsidRPr="009C74B6">
        <w:rPr>
          <w:rFonts w:hAnsi="宋体" w:cs="宋体"/>
        </w:rPr>
        <w:t xml:space="preserve"> by $84.8</w:t>
      </w:r>
      <w:del w:id="353" w:author="作者" w:date="2026-08-27T09:50:00Z">
        <w:r w:rsidR="005A14BF" w:rsidRPr="00FE5058">
          <w:rPr>
            <w:rFonts w:hAnsi="宋体" w:cs="宋体" w:hint="eastAsia"/>
          </w:rPr>
          <w:delText>\%\sim99</w:delText>
        </w:r>
      </w:del>
      <w:ins w:id="354" w:author="作者" w:date="2026-08-27T09:50:00Z">
        <w:r w:rsidRPr="009C74B6">
          <w:rPr>
            <w:rFonts w:hAnsi="宋体" w:cs="宋体"/>
          </w:rPr>
          <w:t>\%-99</w:t>
        </w:r>
      </w:ins>
      <w:r w:rsidRPr="009C74B6">
        <w:rPr>
          <w:rFonts w:hAnsi="宋体" w:cs="宋体"/>
        </w:rPr>
        <w:t xml:space="preserve">.1\%$ </w:t>
      </w:r>
      <w:del w:id="355" w:author="作者" w:date="2026-08-27T09:50:00Z">
        <w:r w:rsidR="005A14BF" w:rsidRPr="00FE5058">
          <w:rPr>
            <w:rFonts w:hAnsi="宋体" w:cs="宋体" w:hint="eastAsia"/>
          </w:rPr>
          <w:delText>relative to</w:delText>
        </w:r>
      </w:del>
      <w:ins w:id="356" w:author="作者" w:date="2026-08-27T09:50:00Z">
        <w:r w:rsidRPr="009C74B6">
          <w:rPr>
            <w:rFonts w:hAnsi="宋体" w:cs="宋体"/>
          </w:rPr>
          <w:t>versus</w:t>
        </w:r>
      </w:ins>
      <w:r w:rsidRPr="009C74B6">
        <w:rPr>
          <w:rFonts w:hAnsi="宋体" w:cs="宋体"/>
        </w:rPr>
        <w:t xml:space="preserve"> eight </w:t>
      </w:r>
      <w:del w:id="357" w:author="作者" w:date="2026-08-27T09:50:00Z">
        <w:r w:rsidR="005A14BF" w:rsidRPr="00FE5058">
          <w:rPr>
            <w:rFonts w:hAnsi="宋体" w:cs="宋体" w:hint="eastAsia"/>
          </w:rPr>
          <w:delText>comparison algorithms</w:delText>
        </w:r>
      </w:del>
      <w:ins w:id="358" w:author="作者" w:date="2026-08-27T09:50:00Z">
        <w:r w:rsidRPr="009C74B6">
          <w:rPr>
            <w:rFonts w:hAnsi="宋体" w:cs="宋体"/>
          </w:rPr>
          <w:t>baselines</w:t>
        </w:r>
      </w:ins>
      <w:r w:rsidRPr="009C74B6">
        <w:rPr>
          <w:rFonts w:hAnsi="宋体" w:cs="宋体"/>
        </w:rPr>
        <w:t xml:space="preserve">; 38 of 50 runs </w:t>
      </w:r>
      <w:del w:id="359" w:author="作者" w:date="2026-08-27T09:50:00Z">
        <w:r w:rsidR="005A14BF" w:rsidRPr="00FE5058">
          <w:rPr>
            <w:rFonts w:hAnsi="宋体" w:cs="宋体" w:hint="eastAsia"/>
          </w:rPr>
          <w:delText>have zero handovers.</w:delText>
        </w:r>
      </w:del>
      <w:ins w:id="360" w:author="作者" w:date="2026-08-27T09:50:00Z">
        <w:r w:rsidRPr="009C74B6">
          <w:rPr>
            <w:rFonts w:hAnsi="宋体" w:cs="宋体"/>
          </w:rPr>
          <w:t>require no handover.</w:t>
        </w:r>
      </w:ins>
      <w:r w:rsidRPr="009C74B6">
        <w:rPr>
          <w:rFonts w:hAnsi="宋体" w:cs="宋体"/>
        </w:rPr>
        <w:t xml:space="preserve"> Removing the LSTM prediction </w:t>
      </w:r>
      <w:del w:id="361" w:author="作者" w:date="2026-08-27T09:50:00Z">
        <w:r w:rsidR="005A14BF" w:rsidRPr="00FE5058">
          <w:rPr>
            <w:rFonts w:hAnsi="宋体" w:cs="宋体" w:hint="eastAsia"/>
          </w:rPr>
          <w:delText xml:space="preserve">branch </w:delText>
        </w:r>
      </w:del>
      <w:r w:rsidRPr="009C74B6">
        <w:rPr>
          <w:rFonts w:hAnsi="宋体" w:cs="宋体"/>
        </w:rPr>
        <w:t>or</w:t>
      </w:r>
      <w:del w:id="362" w:author="作者" w:date="2026-08-27T09:50:00Z">
        <w:r w:rsidR="005A14BF" w:rsidRPr="00FE5058">
          <w:rPr>
            <w:rFonts w:hAnsi="宋体" w:cs="宋体" w:hint="eastAsia"/>
          </w:rPr>
          <w:delText xml:space="preserve"> the</w:delText>
        </w:r>
      </w:del>
      <w:r w:rsidRPr="009C74B6">
        <w:rPr>
          <w:rFonts w:hAnsi="宋体" w:cs="宋体"/>
        </w:rPr>
        <w:t xml:space="preserve"> attention-based dynamic-weight branch </w:t>
      </w:r>
      <w:del w:id="363" w:author="作者" w:date="2026-08-27T09:50:00Z">
        <w:r w:rsidR="005A14BF" w:rsidRPr="00FE5058">
          <w:rPr>
            <w:rFonts w:hAnsi="宋体" w:cs="宋体" w:hint="eastAsia"/>
          </w:rPr>
          <w:delText>raises</w:delText>
        </w:r>
      </w:del>
      <w:ins w:id="364" w:author="作者" w:date="2026-08-27T09:50:00Z">
        <w:r w:rsidRPr="009C74B6">
          <w:rPr>
            <w:rFonts w:hAnsi="宋体" w:cs="宋体"/>
          </w:rPr>
          <w:t>increases</w:t>
        </w:r>
      </w:ins>
      <w:r w:rsidRPr="009C74B6">
        <w:rPr>
          <w:rFonts w:hAnsi="宋体" w:cs="宋体"/>
        </w:rPr>
        <w:t xml:space="preserve"> the count to $1.08$ and $2.00$, respectively, </w:t>
      </w:r>
      <w:del w:id="365" w:author="作者" w:date="2026-08-27T09:50:00Z">
        <w:r w:rsidR="005A14BF" w:rsidRPr="00FE5058">
          <w:rPr>
            <w:rFonts w:hAnsi="宋体" w:cs="宋体" w:hint="eastAsia"/>
          </w:rPr>
          <w:delText>showing that</w:delText>
        </w:r>
      </w:del>
      <w:ins w:id="366" w:author="作者" w:date="2026-08-27T09:50:00Z">
        <w:r w:rsidRPr="009C74B6">
          <w:rPr>
            <w:rFonts w:hAnsi="宋体" w:cs="宋体"/>
          </w:rPr>
          <w:t>confirming</w:t>
        </w:r>
      </w:ins>
      <w:r w:rsidRPr="009C74B6">
        <w:rPr>
          <w:rFonts w:hAnsi="宋体" w:cs="宋体"/>
        </w:rPr>
        <w:t xml:space="preserve"> their </w:t>
      </w:r>
      <w:del w:id="367" w:author="作者" w:date="2026-08-27T09:50:00Z">
        <w:r w:rsidR="005A14BF" w:rsidRPr="00FE5058">
          <w:rPr>
            <w:rFonts w:hAnsi="宋体" w:cs="宋体" w:hint="eastAsia"/>
          </w:rPr>
          <w:delText xml:space="preserve">synergy is the primary source of </w:delText>
        </w:r>
      </w:del>
      <w:ins w:id="368" w:author="作者" w:date="2026-08-27T09:50:00Z">
        <w:r w:rsidRPr="009C74B6">
          <w:rPr>
            <w:rFonts w:hAnsi="宋体" w:cs="宋体"/>
          </w:rPr>
          <w:t xml:space="preserve">complementary roles in </w:t>
        </w:r>
      </w:ins>
      <w:r w:rsidRPr="009C74B6">
        <w:rPr>
          <w:rFonts w:hAnsi="宋体" w:cs="宋体"/>
        </w:rPr>
        <w:t xml:space="preserve">handover stability. ALERA completes all necessary handovers during sustained link degradation </w:t>
      </w:r>
      <w:del w:id="369" w:author="作者" w:date="2026-08-27T09:50:00Z">
        <w:r w:rsidR="005A14BF" w:rsidRPr="00FE5058">
          <w:rPr>
            <w:rFonts w:hAnsi="宋体" w:cs="宋体" w:hint="eastAsia"/>
          </w:rPr>
          <w:delText>and has zero</w:delText>
        </w:r>
      </w:del>
      <w:ins w:id="370" w:author="作者" w:date="2026-08-27T09:50:00Z">
        <w:r w:rsidRPr="009C74B6">
          <w:rPr>
            <w:rFonts w:hAnsi="宋体" w:cs="宋体"/>
          </w:rPr>
          <w:t>while producing no</w:t>
        </w:r>
      </w:ins>
      <w:r w:rsidRPr="009C74B6">
        <w:rPr>
          <w:rFonts w:hAnsi="宋体" w:cs="宋体"/>
        </w:rPr>
        <w:t xml:space="preserve"> false handovers </w:t>
      </w:r>
      <w:del w:id="371" w:author="作者" w:date="2026-08-27T09:50:00Z">
        <w:r w:rsidR="005A14BF" w:rsidRPr="00FE5058">
          <w:rPr>
            <w:rFonts w:hAnsi="宋体" w:cs="宋体" w:hint="eastAsia"/>
          </w:rPr>
          <w:delText>during</w:delText>
        </w:r>
      </w:del>
      <w:ins w:id="372" w:author="作者" w:date="2026-08-27T09:50:00Z">
        <w:r w:rsidRPr="009C74B6">
          <w:rPr>
            <w:rFonts w:hAnsi="宋体" w:cs="宋体"/>
          </w:rPr>
          <w:t>under</w:t>
        </w:r>
      </w:ins>
      <w:r w:rsidRPr="009C74B6">
        <w:rPr>
          <w:rFonts w:hAnsi="宋体" w:cs="宋体"/>
        </w:rPr>
        <w:t xml:space="preserve"> transient fluctuations, whereas a fixed low-threshold scheme </w:t>
      </w:r>
      <w:del w:id="373" w:author="作者" w:date="2026-08-27T09:50:00Z">
        <w:r w:rsidR="005A14BF" w:rsidRPr="00FE5058">
          <w:rPr>
            <w:rFonts w:hAnsi="宋体" w:cs="宋体" w:hint="eastAsia"/>
          </w:rPr>
          <w:delText>triggers</w:delText>
        </w:r>
      </w:del>
      <w:ins w:id="374" w:author="作者" w:date="2026-08-27T09:50:00Z">
        <w:r w:rsidRPr="009C74B6">
          <w:rPr>
            <w:rFonts w:hAnsi="宋体" w:cs="宋体"/>
          </w:rPr>
          <w:t>causes</w:t>
        </w:r>
      </w:ins>
      <w:r w:rsidRPr="009C74B6">
        <w:rPr>
          <w:rFonts w:hAnsi="宋体" w:cs="宋体"/>
        </w:rPr>
        <w:t xml:space="preserve"> two additional ping-pong handovers. These results </w:t>
      </w:r>
      <w:del w:id="375" w:author="作者" w:date="2026-08-27T09:50:00Z">
        <w:r w:rsidR="005A14BF" w:rsidRPr="00FE5058">
          <w:rPr>
            <w:rFonts w:hAnsi="宋体" w:cs="宋体" w:hint="eastAsia"/>
          </w:rPr>
          <w:delText>show</w:delText>
        </w:r>
      </w:del>
      <w:ins w:id="376" w:author="作者" w:date="2026-08-27T09:50:00Z">
        <w:r w:rsidRPr="009C74B6">
          <w:rPr>
            <w:rFonts w:hAnsi="宋体" w:cs="宋体"/>
          </w:rPr>
          <w:t>demonstrate</w:t>
        </w:r>
      </w:ins>
      <w:r w:rsidRPr="009C74B6">
        <w:rPr>
          <w:rFonts w:hAnsi="宋体" w:cs="宋体"/>
        </w:rPr>
        <w:t xml:space="preserve"> that ADH and RS-TOPSIS </w:t>
      </w:r>
      <w:del w:id="377" w:author="作者" w:date="2026-08-27T09:50:00Z">
        <w:r w:rsidR="005A14BF" w:rsidRPr="00FE5058">
          <w:rPr>
            <w:rFonts w:hAnsi="宋体" w:cs="宋体" w:hint="eastAsia"/>
          </w:rPr>
          <w:delText>improve</w:delText>
        </w:r>
      </w:del>
      <w:ins w:id="378" w:author="作者" w:date="2026-08-27T09:50:00Z">
        <w:r w:rsidRPr="009C74B6">
          <w:rPr>
            <w:rFonts w:hAnsi="宋体" w:cs="宋体"/>
          </w:rPr>
          <w:t>enhance</w:t>
        </w:r>
      </w:ins>
      <w:r w:rsidRPr="009C74B6">
        <w:rPr>
          <w:rFonts w:hAnsi="宋体" w:cs="宋体"/>
        </w:rPr>
        <w:t xml:space="preserve"> robustness </w:t>
      </w:r>
      <w:del w:id="379" w:author="作者" w:date="2026-08-27T09:50:00Z">
        <w:r w:rsidR="005A14BF" w:rsidRPr="00FE5058">
          <w:rPr>
            <w:rFonts w:hAnsi="宋体" w:cs="宋体" w:hint="eastAsia"/>
          </w:rPr>
          <w:delText>in fluctuating environments while preserving</w:delText>
        </w:r>
      </w:del>
      <w:ins w:id="380" w:author="作者" w:date="2026-08-27T09:50:00Z">
        <w:r w:rsidRPr="009C74B6">
          <w:rPr>
            <w:rFonts w:hAnsi="宋体" w:cs="宋体"/>
          </w:rPr>
          <w:t>under channel fluctuations without suppressing</w:t>
        </w:r>
      </w:ins>
      <w:r w:rsidRPr="009C74B6">
        <w:rPr>
          <w:rFonts w:hAnsi="宋体" w:cs="宋体"/>
        </w:rPr>
        <w:t xml:space="preserve"> necessary handovers.</w:t>
      </w:r>
    </w:p>
    <w:p w14:paraId="2F8EFED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BD2BF65" w14:textId="503B40B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\section{Network </w:t>
      </w:r>
      <w:del w:id="381" w:author="作者" w:date="2026-08-27T09:50:00Z">
        <w:r w:rsidR="005A14BF" w:rsidRPr="00FE5058">
          <w:rPr>
            <w:rFonts w:hAnsi="宋体" w:cs="宋体" w:hint="eastAsia"/>
          </w:rPr>
          <w:delText>scenario</w:delText>
        </w:r>
      </w:del>
      <w:ins w:id="382" w:author="作者" w:date="2026-08-27T09:50:00Z">
        <w:r w:rsidRPr="009C74B6">
          <w:rPr>
            <w:rFonts w:hAnsi="宋体" w:cs="宋体"/>
          </w:rPr>
          <w:t>Scenario</w:t>
        </w:r>
      </w:ins>
      <w:r w:rsidRPr="009C74B6">
        <w:rPr>
          <w:rFonts w:hAnsi="宋体" w:cs="宋体"/>
        </w:rPr>
        <w:t xml:space="preserve"> and </w:t>
      </w:r>
      <w:del w:id="383" w:author="作者" w:date="2026-08-27T09:50:00Z">
        <w:r w:rsidR="005A14BF" w:rsidRPr="00FE5058">
          <w:rPr>
            <w:rFonts w:hAnsi="宋体" w:cs="宋体" w:hint="eastAsia"/>
          </w:rPr>
          <w:delText>network-state parameters</w:delText>
        </w:r>
      </w:del>
      <w:ins w:id="384" w:author="作者" w:date="2026-08-27T09:50:00Z">
        <w:r w:rsidRPr="009C74B6">
          <w:rPr>
            <w:rFonts w:hAnsi="宋体" w:cs="宋体"/>
          </w:rPr>
          <w:t>Network-State Parameters</w:t>
        </w:r>
      </w:ins>
      <w:r w:rsidRPr="009C74B6">
        <w:rPr>
          <w:rFonts w:hAnsi="宋体" w:cs="宋体"/>
        </w:rPr>
        <w:t>}</w:t>
      </w:r>
    </w:p>
    <w:p w14:paraId="7F0537E4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63E1A7F" w14:textId="395FFB02" w:rsidR="009C74B6" w:rsidRPr="009C74B6" w:rsidRDefault="005A14BF" w:rsidP="009C74B6">
      <w:pPr>
        <w:pStyle w:val="a3"/>
        <w:rPr>
          <w:rFonts w:hAnsi="宋体" w:cs="宋体"/>
        </w:rPr>
      </w:pPr>
      <w:del w:id="385" w:author="作者" w:date="2026-08-27T09:50:00Z">
        <w:r w:rsidRPr="00FE5058">
          <w:rPr>
            <w:rFonts w:hAnsi="宋体" w:cs="宋体" w:hint="eastAsia"/>
          </w:rPr>
          <w:delText>Consider a</w:delText>
        </w:r>
      </w:del>
      <w:ins w:id="386" w:author="作者" w:date="2026-08-27T09:50:00Z">
        <w:r w:rsidR="009C74B6" w:rsidRPr="009C74B6">
          <w:rPr>
            <w:rFonts w:hAnsi="宋体" w:cs="宋体"/>
          </w:rPr>
          <w:t>A</w:t>
        </w:r>
      </w:ins>
      <w:r w:rsidR="009C74B6" w:rsidRPr="009C74B6">
        <w:rPr>
          <w:rFonts w:hAnsi="宋体" w:cs="宋体"/>
        </w:rPr>
        <w:t xml:space="preserve"> UAV remote-sensing </w:t>
      </w:r>
      <w:del w:id="387" w:author="作者" w:date="2026-08-27T09:50:00Z">
        <w:r w:rsidRPr="00FE5058">
          <w:rPr>
            <w:rFonts w:hAnsi="宋体" w:cs="宋体" w:hint="eastAsia"/>
          </w:rPr>
          <w:delText xml:space="preserve">cruise </w:delText>
        </w:r>
      </w:del>
      <w:r w:rsidR="009C74B6" w:rsidRPr="009C74B6">
        <w:rPr>
          <w:rFonts w:hAnsi="宋体" w:cs="宋体"/>
        </w:rPr>
        <w:t xml:space="preserve">mission </w:t>
      </w:r>
      <w:del w:id="388" w:author="作者" w:date="2026-08-27T09:50:00Z">
        <w:r w:rsidRPr="00FE5058">
          <w:rPr>
            <w:rFonts w:hAnsi="宋体" w:cs="宋体" w:hint="eastAsia"/>
          </w:rPr>
          <w:delText>in</w:delText>
        </w:r>
      </w:del>
      <w:ins w:id="389" w:author="作者" w:date="2026-08-27T09:50:00Z">
        <w:r w:rsidR="009C74B6" w:rsidRPr="009C74B6">
          <w:rPr>
            <w:rFonts w:hAnsi="宋体" w:cs="宋体"/>
          </w:rPr>
          <w:t>is considered over</w:t>
        </w:r>
      </w:ins>
      <w:r w:rsidR="009C74B6" w:rsidRPr="009C74B6">
        <w:rPr>
          <w:rFonts w:hAnsi="宋体" w:cs="宋体"/>
        </w:rPr>
        <w:t xml:space="preserve"> a $2000~\mathrm{m}\times2000~\mathrm{m}$ area</w:t>
      </w:r>
      <w:del w:id="390" w:author="作者" w:date="2026-08-27T09:50:00Z">
        <w:r w:rsidRPr="00FE5058">
          <w:rPr>
            <w:rFonts w:hAnsi="宋体" w:cs="宋体" w:hint="eastAsia"/>
          </w:rPr>
          <w:delText>. The</w:delText>
        </w:r>
      </w:del>
      <w:ins w:id="391" w:author="作者" w:date="2026-08-27T09:50:00Z">
        <w:r w:rsidR="009C74B6" w:rsidRPr="009C74B6">
          <w:rPr>
            <w:rFonts w:hAnsi="宋体" w:cs="宋体"/>
          </w:rPr>
          <w:t>, with a</w:t>
        </w:r>
      </w:ins>
      <w:r w:rsidR="009C74B6" w:rsidRPr="009C74B6">
        <w:rPr>
          <w:rFonts w:hAnsi="宋体" w:cs="宋体"/>
        </w:rPr>
        <w:t xml:space="preserve"> UAV </w:t>
      </w:r>
      <w:del w:id="392" w:author="作者" w:date="2026-08-27T09:50:00Z">
        <w:r w:rsidRPr="00FE5058">
          <w:rPr>
            <w:rFonts w:hAnsi="宋体" w:cs="宋体" w:hint="eastAsia"/>
          </w:rPr>
          <w:delText>follows</w:delText>
        </w:r>
      </w:del>
      <w:ins w:id="393" w:author="作者" w:date="2026-08-27T09:50:00Z">
        <w:r w:rsidR="009C74B6" w:rsidRPr="009C74B6">
          <w:rPr>
            <w:rFonts w:hAnsi="宋体" w:cs="宋体"/>
          </w:rPr>
          <w:t>following</w:t>
        </w:r>
      </w:ins>
      <w:r w:rsidR="009C74B6" w:rsidRPr="009C74B6">
        <w:rPr>
          <w:rFonts w:hAnsi="宋体" w:cs="宋体"/>
        </w:rPr>
        <w:t xml:space="preserve"> a </w:t>
      </w:r>
      <w:del w:id="394" w:author="作者" w:date="2026-08-27T09:50:00Z">
        <w:r w:rsidRPr="00FE5058">
          <w:rPr>
            <w:rFonts w:hAnsi="宋体" w:cs="宋体" w:hint="eastAsia"/>
          </w:rPr>
          <w:delText>predetermined</w:delText>
        </w:r>
      </w:del>
      <w:ins w:id="395" w:author="作者" w:date="2026-08-27T09:50:00Z">
        <w:r w:rsidR="009C74B6" w:rsidRPr="009C74B6">
          <w:rPr>
            <w:rFonts w:hAnsi="宋体" w:cs="宋体"/>
          </w:rPr>
          <w:t>predefined</w:t>
        </w:r>
      </w:ins>
      <w:r w:rsidR="009C74B6" w:rsidRPr="009C74B6">
        <w:rPr>
          <w:rFonts w:hAnsi="宋体" w:cs="宋体"/>
        </w:rPr>
        <w:t xml:space="preserve"> route at </w:t>
      </w:r>
      <w:del w:id="396" w:author="作者" w:date="2026-08-27T09:50:00Z">
        <w:r w:rsidRPr="00FE5058">
          <w:rPr>
            <w:rFonts w:hAnsi="宋体" w:cs="宋体" w:hint="eastAsia"/>
          </w:rPr>
          <w:delText xml:space="preserve">an altitude of </w:delText>
        </w:r>
      </w:del>
      <w:r w:rsidR="009C74B6" w:rsidRPr="009C74B6">
        <w:rPr>
          <w:rFonts w:hAnsi="宋体" w:cs="宋体"/>
        </w:rPr>
        <w:t>$50</w:t>
      </w:r>
      <w:del w:id="397" w:author="作者" w:date="2026-08-27T09:50:00Z">
        <w:r w:rsidRPr="00FE5058">
          <w:rPr>
            <w:rFonts w:hAnsi="宋体" w:cs="宋体" w:hint="eastAsia"/>
          </w:rPr>
          <w:delText>\sim150</w:delText>
        </w:r>
      </w:del>
      <w:ins w:id="398" w:author="作者" w:date="2026-08-27T09:50:00Z">
        <w:r w:rsidR="009C74B6" w:rsidRPr="009C74B6">
          <w:rPr>
            <w:rFonts w:hAnsi="宋体" w:cs="宋体"/>
          </w:rPr>
          <w:t>-150</w:t>
        </w:r>
      </w:ins>
      <w:r w:rsidR="009C74B6" w:rsidRPr="009C74B6">
        <w:rPr>
          <w:rFonts w:hAnsi="宋体" w:cs="宋体"/>
        </w:rPr>
        <w:t xml:space="preserve">~\mathrm{m}$ </w:t>
      </w:r>
      <w:ins w:id="399" w:author="作者" w:date="2026-08-27T09:50:00Z">
        <w:r w:rsidR="009C74B6" w:rsidRPr="009C74B6">
          <w:rPr>
            <w:rFonts w:hAnsi="宋体" w:cs="宋体"/>
          </w:rPr>
          <w:t xml:space="preserve">altitude </w:t>
        </w:r>
      </w:ins>
      <w:r w:rsidR="009C74B6" w:rsidRPr="009C74B6">
        <w:rPr>
          <w:rFonts w:hAnsi="宋体" w:cs="宋体"/>
        </w:rPr>
        <w:t xml:space="preserve">and </w:t>
      </w:r>
      <w:del w:id="400" w:author="作者" w:date="2026-08-27T09:50:00Z">
        <w:r w:rsidRPr="00FE5058">
          <w:rPr>
            <w:rFonts w:hAnsi="宋体" w:cs="宋体" w:hint="eastAsia"/>
          </w:rPr>
          <w:delText>a</w:delText>
        </w:r>
      </w:del>
      <w:ins w:id="401" w:author="作者" w:date="2026-08-27T09:50:00Z">
        <w:r w:rsidR="009C74B6" w:rsidRPr="009C74B6">
          <w:rPr>
            <w:rFonts w:hAnsi="宋体" w:cs="宋体"/>
          </w:rPr>
          <w:t>$5-30~\mathrm{m/s}$</w:t>
        </w:r>
      </w:ins>
      <w:r w:rsidR="009C74B6" w:rsidRPr="009C74B6">
        <w:rPr>
          <w:rFonts w:hAnsi="宋体" w:cs="宋体"/>
        </w:rPr>
        <w:t xml:space="preserve"> cruise speed</w:t>
      </w:r>
      <w:del w:id="402" w:author="作者" w:date="2026-08-27T09:50:00Z">
        <w:r w:rsidRPr="00FE5058">
          <w:rPr>
            <w:rFonts w:hAnsi="宋体" w:cs="宋体" w:hint="eastAsia"/>
          </w:rPr>
          <w:delText xml:space="preserve"> of $5\sim30~\mathrm{m/s}$. WiFi</w:delText>
        </w:r>
      </w:del>
      <w:ins w:id="403" w:author="作者" w:date="2026-08-27T09:50:00Z">
        <w:r w:rsidR="009C74B6" w:rsidRPr="009C74B6">
          <w:rPr>
            <w:rFonts w:hAnsi="宋体" w:cs="宋体"/>
          </w:rPr>
          <w:t>. Wi-Fi</w:t>
        </w:r>
      </w:ins>
      <w:r w:rsidR="009C74B6" w:rsidRPr="009C74B6">
        <w:rPr>
          <w:rFonts w:hAnsi="宋体" w:cs="宋体"/>
        </w:rPr>
        <w:t xml:space="preserve">, LTE, </w:t>
      </w:r>
      <w:r w:rsidR="009C74B6" w:rsidRPr="009C74B6">
        <w:rPr>
          <w:rFonts w:hAnsi="宋体" w:cs="宋体"/>
        </w:rPr>
        <w:lastRenderedPageBreak/>
        <w:t xml:space="preserve">and 5G </w:t>
      </w:r>
      <w:del w:id="404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405" w:author="作者" w:date="2026-08-27T09:50:00Z">
        <w:r w:rsidR="009C74B6" w:rsidRPr="009C74B6">
          <w:rPr>
            <w:rFonts w:hAnsi="宋体" w:cs="宋体"/>
          </w:rPr>
          <w:t>serve as</w:t>
        </w:r>
      </w:ins>
      <w:r w:rsidR="009C74B6" w:rsidRPr="009C74B6">
        <w:rPr>
          <w:rFonts w:hAnsi="宋体" w:cs="宋体"/>
        </w:rPr>
        <w:t xml:space="preserve"> candidate</w:t>
      </w:r>
      <w:del w:id="406" w:author="作者" w:date="2026-08-27T09:50:00Z">
        <w:r w:rsidRPr="00FE5058">
          <w:rPr>
            <w:rFonts w:hAnsi="宋体" w:cs="宋体" w:hint="eastAsia"/>
          </w:rPr>
          <w:delText xml:space="preserve"> access</w:delText>
        </w:r>
      </w:del>
      <w:r w:rsidR="009C74B6" w:rsidRPr="009C74B6">
        <w:rPr>
          <w:rFonts w:hAnsi="宋体" w:cs="宋体"/>
        </w:rPr>
        <w:t xml:space="preserve"> networks with different coverage </w:t>
      </w:r>
      <w:del w:id="407" w:author="作者" w:date="2026-08-27T09:50:00Z">
        <w:r w:rsidRPr="00FE5058">
          <w:rPr>
            <w:rFonts w:hAnsi="宋体" w:cs="宋体" w:hint="eastAsia"/>
          </w:rPr>
          <w:delText>extents</w:delText>
        </w:r>
      </w:del>
      <w:ins w:id="408" w:author="作者" w:date="2026-08-27T09:50:00Z">
        <w:r w:rsidR="009C74B6" w:rsidRPr="009C74B6">
          <w:rPr>
            <w:rFonts w:hAnsi="宋体" w:cs="宋体"/>
          </w:rPr>
          <w:t>ranges</w:t>
        </w:r>
      </w:ins>
      <w:r w:rsidR="009C74B6" w:rsidRPr="009C74B6">
        <w:rPr>
          <w:rFonts w:hAnsi="宋体" w:cs="宋体"/>
        </w:rPr>
        <w:t xml:space="preserve"> and deployment densities. </w:t>
      </w:r>
      <w:del w:id="409" w:author="作者" w:date="2026-08-27T09:50:00Z">
        <w:r w:rsidRPr="00FE5058">
          <w:rPr>
            <w:rFonts w:hAnsi="宋体" w:cs="宋体" w:hint="eastAsia"/>
          </w:rPr>
          <w:delText>WiFi</w:delText>
        </w:r>
      </w:del>
      <w:ins w:id="410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 xml:space="preserve"> hotspots have an approximate $200~\mathrm{m}$ radius and are </w:t>
      </w:r>
      <w:del w:id="411" w:author="作者" w:date="2026-08-27T09:50:00Z">
        <w:r w:rsidRPr="00FE5058">
          <w:rPr>
            <w:rFonts w:hAnsi="宋体" w:cs="宋体" w:hint="eastAsia"/>
          </w:rPr>
          <w:delText>deployed</w:delText>
        </w:r>
      </w:del>
      <w:ins w:id="412" w:author="作者" w:date="2026-08-27T09:50:00Z">
        <w:r w:rsidR="009C74B6" w:rsidRPr="009C74B6">
          <w:rPr>
            <w:rFonts w:hAnsi="宋体" w:cs="宋体"/>
          </w:rPr>
          <w:t>placed</w:t>
        </w:r>
      </w:ins>
      <w:r w:rsidR="009C74B6" w:rsidRPr="009C74B6">
        <w:rPr>
          <w:rFonts w:hAnsi="宋体" w:cs="宋体"/>
        </w:rPr>
        <w:t xml:space="preserve"> near ground stations and key imaging sites. LTE base stations </w:t>
      </w:r>
      <w:del w:id="413" w:author="作者" w:date="2026-08-27T09:50:00Z">
        <w:r w:rsidRPr="00FE5058">
          <w:rPr>
            <w:rFonts w:hAnsi="宋体" w:cs="宋体" w:hint="eastAsia"/>
          </w:rPr>
          <w:delText xml:space="preserve">have an approximate </w:delText>
        </w:r>
      </w:del>
      <w:ins w:id="414" w:author="作者" w:date="2026-08-27T09:50:00Z">
        <w:r w:rsidR="009C74B6" w:rsidRPr="009C74B6">
          <w:rPr>
            <w:rFonts w:hAnsi="宋体" w:cs="宋体"/>
          </w:rPr>
          <w:t xml:space="preserve">provide </w:t>
        </w:r>
      </w:ins>
      <w:r w:rsidR="009C74B6" w:rsidRPr="009C74B6">
        <w:rPr>
          <w:rFonts w:hAnsi="宋体" w:cs="宋体"/>
        </w:rPr>
        <w:t>$1</w:t>
      </w:r>
      <w:del w:id="415" w:author="作者" w:date="2026-08-27T09:50:00Z">
        <w:r w:rsidRPr="00FE5058">
          <w:rPr>
            <w:rFonts w:hAnsi="宋体" w:cs="宋体" w:hint="eastAsia"/>
          </w:rPr>
          <w:delText>\sim2</w:delText>
        </w:r>
      </w:del>
      <w:ins w:id="416" w:author="作者" w:date="2026-08-27T09:50:00Z">
        <w:r w:rsidR="009C74B6" w:rsidRPr="009C74B6">
          <w:rPr>
            <w:rFonts w:hAnsi="宋体" w:cs="宋体"/>
          </w:rPr>
          <w:t>-2</w:t>
        </w:r>
      </w:ins>
      <w:r w:rsidR="009C74B6" w:rsidRPr="009C74B6">
        <w:rPr>
          <w:rFonts w:hAnsi="宋体" w:cs="宋体"/>
        </w:rPr>
        <w:t xml:space="preserve">~\mathrm{km}$ </w:t>
      </w:r>
      <w:del w:id="417" w:author="作者" w:date="2026-08-27T09:50:00Z">
        <w:r w:rsidRPr="00FE5058">
          <w:rPr>
            <w:rFonts w:hAnsi="宋体" w:cs="宋体" w:hint="eastAsia"/>
          </w:rPr>
          <w:delText>radius</w:delText>
        </w:r>
      </w:del>
      <w:ins w:id="418" w:author="作者" w:date="2026-08-27T09:50:00Z">
        <w:r w:rsidR="009C74B6" w:rsidRPr="009C74B6">
          <w:rPr>
            <w:rFonts w:hAnsi="宋体" w:cs="宋体"/>
          </w:rPr>
          <w:t>coverage</w:t>
        </w:r>
      </w:ins>
      <w:r w:rsidR="009C74B6" w:rsidRPr="009C74B6">
        <w:rPr>
          <w:rFonts w:hAnsi="宋体" w:cs="宋体"/>
        </w:rPr>
        <w:t xml:space="preserve"> and are sparsely </w:t>
      </w:r>
      <w:del w:id="419" w:author="作者" w:date="2026-08-27T09:50:00Z">
        <w:r w:rsidRPr="00FE5058">
          <w:rPr>
            <w:rFonts w:hAnsi="宋体" w:cs="宋体" w:hint="eastAsia"/>
          </w:rPr>
          <w:delText>distributed</w:delText>
        </w:r>
      </w:del>
      <w:ins w:id="420" w:author="作者" w:date="2026-08-27T09:50:00Z">
        <w:r w:rsidR="009C74B6" w:rsidRPr="009C74B6">
          <w:rPr>
            <w:rFonts w:hAnsi="宋体" w:cs="宋体"/>
          </w:rPr>
          <w:t>deployed</w:t>
        </w:r>
      </w:ins>
      <w:r w:rsidR="009C74B6" w:rsidRPr="009C74B6">
        <w:rPr>
          <w:rFonts w:hAnsi="宋体" w:cs="宋体"/>
        </w:rPr>
        <w:t xml:space="preserve"> along the route. 5G base stations</w:t>
      </w:r>
      <w:del w:id="421" w:author="作者" w:date="2026-08-27T09:50:00Z">
        <w:r w:rsidRPr="00FE5058">
          <w:rPr>
            <w:rFonts w:hAnsi="宋体" w:cs="宋体" w:hint="eastAsia"/>
          </w:rPr>
          <w:delText xml:space="preserve"> have</w:delText>
        </w:r>
      </w:del>
      <w:ins w:id="422" w:author="作者" w:date="2026-08-27T09:50:00Z">
        <w:r w:rsidR="009C74B6" w:rsidRPr="009C74B6">
          <w:rPr>
            <w:rFonts w:hAnsi="宋体" w:cs="宋体"/>
          </w:rPr>
          <w:t>, with</w:t>
        </w:r>
      </w:ins>
      <w:r w:rsidR="009C74B6" w:rsidRPr="009C74B6">
        <w:rPr>
          <w:rFonts w:hAnsi="宋体" w:cs="宋体"/>
        </w:rPr>
        <w:t xml:space="preserve"> an approximate $500~\mathrm{m}$ radius</w:t>
      </w:r>
      <w:del w:id="423" w:author="作者" w:date="2026-08-27T09:50:00Z">
        <w:r w:rsidRPr="00FE5058">
          <w:rPr>
            <w:rFonts w:hAnsi="宋体" w:cs="宋体" w:hint="eastAsia"/>
          </w:rPr>
          <w:delText xml:space="preserve"> and</w:delText>
        </w:r>
      </w:del>
      <w:ins w:id="424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are </w:t>
      </w:r>
      <w:del w:id="425" w:author="作者" w:date="2026-08-27T09:50:00Z">
        <w:r w:rsidRPr="00FE5058">
          <w:rPr>
            <w:rFonts w:hAnsi="宋体" w:cs="宋体" w:hint="eastAsia"/>
          </w:rPr>
          <w:delText>deployed at</w:delText>
        </w:r>
      </w:del>
      <w:ins w:id="426" w:author="作者" w:date="2026-08-27T09:50:00Z">
        <w:r w:rsidR="009C74B6" w:rsidRPr="009C74B6">
          <w:rPr>
            <w:rFonts w:hAnsi="宋体" w:cs="宋体"/>
          </w:rPr>
          <w:t>concentrated in</w:t>
        </w:r>
      </w:ins>
      <w:r w:rsidR="009C74B6" w:rsidRPr="009C74B6">
        <w:rPr>
          <w:rFonts w:hAnsi="宋体" w:cs="宋体"/>
        </w:rPr>
        <w:t xml:space="preserve"> the </w:t>
      </w:r>
      <w:del w:id="427" w:author="作者" w:date="2026-08-27T09:50:00Z">
        <w:r w:rsidRPr="00FE5058">
          <w:rPr>
            <w:rFonts w:hAnsi="宋体" w:cs="宋体" w:hint="eastAsia"/>
          </w:rPr>
          <w:delText>remote-sensing</w:delText>
        </w:r>
      </w:del>
      <w:ins w:id="428" w:author="作者" w:date="2026-08-27T09:50:00Z">
        <w:r w:rsidR="009C74B6" w:rsidRPr="009C74B6">
          <w:rPr>
            <w:rFonts w:hAnsi="宋体" w:cs="宋体"/>
          </w:rPr>
          <w:t>eastern</w:t>
        </w:r>
      </w:ins>
      <w:r w:rsidR="009C74B6" w:rsidRPr="009C74B6">
        <w:rPr>
          <w:rFonts w:hAnsi="宋体" w:cs="宋体"/>
        </w:rPr>
        <w:t xml:space="preserve"> data-aggregation area</w:t>
      </w:r>
      <w:del w:id="429" w:author="作者" w:date="2026-08-27T09:50:00Z">
        <w:r w:rsidRPr="00FE5058">
          <w:rPr>
            <w:rFonts w:hAnsi="宋体" w:cs="宋体" w:hint="eastAsia"/>
          </w:rPr>
          <w:delText xml:space="preserve"> on the eastern si</w:delText>
        </w:r>
        <w:r w:rsidRPr="00FE5058">
          <w:rPr>
            <w:rFonts w:hAnsi="宋体" w:cs="宋体" w:hint="eastAsia"/>
          </w:rPr>
          <w:delText>de of the mission area, providing</w:delText>
        </w:r>
      </w:del>
      <w:ins w:id="430" w:author="作者" w:date="2026-08-27T09:50:00Z">
        <w:r w:rsidR="009C74B6" w:rsidRPr="009C74B6">
          <w:rPr>
            <w:rFonts w:hAnsi="宋体" w:cs="宋体"/>
          </w:rPr>
          <w:t>, offering</w:t>
        </w:r>
      </w:ins>
      <w:r w:rsidR="009C74B6" w:rsidRPr="009C74B6">
        <w:rPr>
          <w:rFonts w:hAnsi="宋体" w:cs="宋体"/>
        </w:rPr>
        <w:t xml:space="preserve"> high-rate access </w:t>
      </w:r>
      <w:del w:id="431" w:author="作者" w:date="2026-08-27T09:50:00Z">
        <w:r w:rsidRPr="00FE5058">
          <w:rPr>
            <w:rFonts w:hAnsi="宋体" w:cs="宋体" w:hint="eastAsia"/>
          </w:rPr>
          <w:delText>with</w:delText>
        </w:r>
      </w:del>
      <w:ins w:id="432" w:author="作者" w:date="2026-08-27T09:50:00Z">
        <w:r w:rsidR="009C74B6" w:rsidRPr="009C74B6">
          <w:rPr>
            <w:rFonts w:hAnsi="宋体" w:cs="宋体"/>
          </w:rPr>
          <w:t>but</w:t>
        </w:r>
      </w:ins>
      <w:r w:rsidR="009C74B6" w:rsidRPr="009C74B6">
        <w:rPr>
          <w:rFonts w:hAnsi="宋体" w:cs="宋体"/>
        </w:rPr>
        <w:t xml:space="preserve"> incomplete coverage continuity. The UAV periodically collects the state of </w:t>
      </w:r>
      <w:del w:id="433" w:author="作者" w:date="2026-08-27T09:50:00Z">
        <w:r w:rsidRPr="00FE5058">
          <w:rPr>
            <w:rFonts w:hAnsi="宋体" w:cs="宋体" w:hint="eastAsia"/>
          </w:rPr>
          <w:delText>every</w:delText>
        </w:r>
      </w:del>
      <w:ins w:id="434" w:author="作者" w:date="2026-08-27T09:50:00Z">
        <w:r w:rsidR="009C74B6" w:rsidRPr="009C74B6">
          <w:rPr>
            <w:rFonts w:hAnsi="宋体" w:cs="宋体"/>
          </w:rPr>
          <w:t>each</w:t>
        </w:r>
      </w:ins>
      <w:r w:rsidR="009C74B6" w:rsidRPr="009C74B6">
        <w:rPr>
          <w:rFonts w:hAnsi="宋体" w:cs="宋体"/>
        </w:rPr>
        <w:t xml:space="preserve"> candidate network for handover decisions</w:t>
      </w:r>
      <w:ins w:id="435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>\upcite{23}.</w:t>
      </w:r>
    </w:p>
    <w:p w14:paraId="178B269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0537DD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\begin{figure}[H]</w:t>
      </w:r>
    </w:p>
    <w:p w14:paraId="2E10646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45E9549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\includegraphics[width=\textwidth]{plots_chapter3_v2_en.png}</w:t>
      </w:r>
    </w:p>
    <w:p w14:paraId="235FA231" w14:textId="0CA93659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\caption{Heterogeneous-network coverage and UAV trajectory in the remote-sensing </w:t>
      </w:r>
      <w:del w:id="436" w:author="作者" w:date="2026-08-27T09:50:00Z">
        <w:r w:rsidR="005A14BF" w:rsidRPr="00FE5058">
          <w:rPr>
            <w:rFonts w:hAnsi="宋体" w:cs="宋体" w:hint="eastAsia"/>
          </w:rPr>
          <w:delText xml:space="preserve">mission </w:delText>
        </w:r>
      </w:del>
      <w:r w:rsidRPr="009C74B6">
        <w:rPr>
          <w:rFonts w:hAnsi="宋体" w:cs="宋体"/>
        </w:rPr>
        <w:t>area</w:t>
      </w:r>
      <w:del w:id="437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438" w:author="作者" w:date="2026-08-27T09:50:00Z">
        <w:r w:rsidRPr="009C74B6">
          <w:rPr>
            <w:rFonts w:hAnsi="宋体" w:cs="宋体"/>
          </w:rPr>
          <w:t>.}</w:t>
        </w:r>
      </w:ins>
    </w:p>
    <w:p w14:paraId="26DDEA2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\label{fig:network_coverage}</w:t>
      </w:r>
    </w:p>
    <w:p w14:paraId="2A6C7E0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1F2CDF84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7878B2B" w14:textId="5407FB9C" w:rsidR="009C74B6" w:rsidRPr="009C74B6" w:rsidRDefault="005A14BF" w:rsidP="009C74B6">
      <w:pPr>
        <w:pStyle w:val="a3"/>
        <w:rPr>
          <w:rFonts w:hAnsi="宋体" w:cs="宋体"/>
        </w:rPr>
      </w:pPr>
      <w:del w:id="439" w:author="作者" w:date="2026-08-27T09:50:00Z">
        <w:r w:rsidRPr="00FE5058">
          <w:rPr>
            <w:rFonts w:hAnsi="宋体" w:cs="宋体" w:hint="eastAsia"/>
          </w:rPr>
          <w:delText xml:space="preserve">As shown in Fig.~\ref{fig:network_coverage}, the three network types form </w:delText>
        </w:r>
      </w:del>
      <w:ins w:id="440" w:author="作者" w:date="2026-08-27T09:50:00Z">
        <w:r w:rsidR="009C74B6" w:rsidRPr="009C74B6">
          <w:rPr>
            <w:rFonts w:hAnsi="宋体" w:cs="宋体"/>
          </w:rPr>
          <w:t xml:space="preserve">Wi-Fi, LTE, and 5G provide </w:t>
        </w:r>
      </w:ins>
      <w:r w:rsidR="009C74B6" w:rsidRPr="009C74B6">
        <w:rPr>
          <w:rFonts w:hAnsi="宋体" w:cs="宋体"/>
        </w:rPr>
        <w:t xml:space="preserve">overlapping coverage </w:t>
      </w:r>
      <w:del w:id="441" w:author="作者" w:date="2026-08-27T09:50:00Z">
        <w:r w:rsidRPr="00FE5058">
          <w:rPr>
            <w:rFonts w:hAnsi="宋体" w:cs="宋体" w:hint="eastAsia"/>
          </w:rPr>
          <w:delText xml:space="preserve">spaces </w:delText>
        </w:r>
      </w:del>
      <w:r w:rsidR="009C74B6" w:rsidRPr="009C74B6">
        <w:rPr>
          <w:rFonts w:hAnsi="宋体" w:cs="宋体"/>
        </w:rPr>
        <w:t>at different scales</w:t>
      </w:r>
      <w:del w:id="442" w:author="作者" w:date="2026-08-27T09:50:00Z">
        <w:r w:rsidRPr="00FE5058">
          <w:rPr>
            <w:rFonts w:hAnsi="宋体" w:cs="宋体" w:hint="eastAsia"/>
          </w:rPr>
          <w:delText>. WiFi</w:delText>
        </w:r>
      </w:del>
      <w:ins w:id="443" w:author="作者" w:date="2026-08-27T09:50:00Z">
        <w:r w:rsidR="009C74B6" w:rsidRPr="009C74B6">
          <w:rPr>
            <w:rFonts w:hAnsi="宋体" w:cs="宋体"/>
          </w:rPr>
          <w:t xml:space="preserve"> (Figure~\ref{fig:network_coverage}). Wi-Fi</w:t>
        </w:r>
      </w:ins>
      <w:r w:rsidR="009C74B6" w:rsidRPr="009C74B6">
        <w:rPr>
          <w:rFonts w:hAnsi="宋体" w:cs="宋体"/>
        </w:rPr>
        <w:t xml:space="preserve"> hotspots </w:t>
      </w:r>
      <w:del w:id="444" w:author="作者" w:date="2026-08-27T09:50:00Z">
        <w:r w:rsidRPr="00FE5058">
          <w:rPr>
            <w:rFonts w:hAnsi="宋体" w:cs="宋体" w:hint="eastAsia"/>
          </w:rPr>
          <w:delText xml:space="preserve">provide data access </w:delText>
        </w:r>
      </w:del>
      <w:r w:rsidR="009C74B6" w:rsidRPr="009C74B6">
        <w:rPr>
          <w:rFonts w:hAnsi="宋体" w:cs="宋体"/>
        </w:rPr>
        <w:t xml:space="preserve">mainly </w:t>
      </w:r>
      <w:del w:id="445" w:author="作者" w:date="2026-08-27T09:50:00Z">
        <w:r w:rsidRPr="00FE5058">
          <w:rPr>
            <w:rFonts w:hAnsi="宋体" w:cs="宋体" w:hint="eastAsia"/>
          </w:rPr>
          <w:delText>around</w:delText>
        </w:r>
      </w:del>
      <w:ins w:id="446" w:author="作者" w:date="2026-08-27T09:50:00Z">
        <w:r w:rsidR="009C74B6" w:rsidRPr="009C74B6">
          <w:rPr>
            <w:rFonts w:hAnsi="宋体" w:cs="宋体"/>
          </w:rPr>
          <w:t>serve</w:t>
        </w:r>
      </w:ins>
      <w:r w:rsidR="009C74B6" w:rsidRPr="009C74B6">
        <w:rPr>
          <w:rFonts w:hAnsi="宋体" w:cs="宋体"/>
        </w:rPr>
        <w:t xml:space="preserve"> ground stations and key imaging sites; LTE base stations </w:t>
      </w:r>
      <w:del w:id="447" w:author="作者" w:date="2026-08-27T09:50:00Z">
        <w:r w:rsidRPr="00FE5058">
          <w:rPr>
            <w:rFonts w:hAnsi="宋体" w:cs="宋体" w:hint="eastAsia"/>
          </w:rPr>
          <w:delText>provide a</w:delText>
        </w:r>
      </w:del>
      <w:ins w:id="448" w:author="作者" w:date="2026-08-27T09:50:00Z">
        <w:r w:rsidR="009C74B6" w:rsidRPr="009C74B6">
          <w:rPr>
            <w:rFonts w:hAnsi="宋体" w:cs="宋体"/>
          </w:rPr>
          <w:t>offer</w:t>
        </w:r>
      </w:ins>
      <w:r w:rsidR="009C74B6" w:rsidRPr="009C74B6">
        <w:rPr>
          <w:rFonts w:hAnsi="宋体" w:cs="宋体"/>
        </w:rPr>
        <w:t xml:space="preserve"> relatively continuous </w:t>
      </w:r>
      <w:del w:id="449" w:author="作者" w:date="2026-08-27T09:50:00Z">
        <w:r w:rsidRPr="00FE5058">
          <w:rPr>
            <w:rFonts w:hAnsi="宋体" w:cs="宋体" w:hint="eastAsia"/>
          </w:rPr>
          <w:delText xml:space="preserve">basic connection for </w:delText>
        </w:r>
      </w:del>
      <w:r w:rsidR="009C74B6" w:rsidRPr="009C74B6">
        <w:rPr>
          <w:rFonts w:hAnsi="宋体" w:cs="宋体"/>
        </w:rPr>
        <w:t xml:space="preserve">wide-area </w:t>
      </w:r>
      <w:del w:id="450" w:author="作者" w:date="2026-08-27T09:50:00Z">
        <w:r w:rsidRPr="00FE5058">
          <w:rPr>
            <w:rFonts w:hAnsi="宋体" w:cs="宋体" w:hint="eastAsia"/>
          </w:rPr>
          <w:delText>UAV cruise</w:delText>
        </w:r>
      </w:del>
      <w:ins w:id="451" w:author="作者" w:date="2026-08-27T09:50:00Z">
        <w:r w:rsidR="009C74B6" w:rsidRPr="009C74B6">
          <w:rPr>
            <w:rFonts w:hAnsi="宋体" w:cs="宋体"/>
          </w:rPr>
          <w:t>connectivity</w:t>
        </w:r>
      </w:ins>
      <w:r w:rsidR="009C74B6" w:rsidRPr="009C74B6">
        <w:rPr>
          <w:rFonts w:hAnsi="宋体" w:cs="宋体"/>
        </w:rPr>
        <w:t xml:space="preserve">; and 5G base stations provide high-rate transmission </w:t>
      </w:r>
      <w:del w:id="452" w:author="作者" w:date="2026-08-27T09:50:00Z">
        <w:r w:rsidRPr="00FE5058">
          <w:rPr>
            <w:rFonts w:hAnsi="宋体" w:cs="宋体" w:hint="eastAsia"/>
          </w:rPr>
          <w:delText>at</w:delText>
        </w:r>
      </w:del>
      <w:ins w:id="453" w:author="作者" w:date="2026-08-27T09:50:00Z">
        <w:r w:rsidR="009C74B6" w:rsidRPr="009C74B6">
          <w:rPr>
            <w:rFonts w:hAnsi="宋体" w:cs="宋体"/>
          </w:rPr>
          <w:t>within</w:t>
        </w:r>
      </w:ins>
      <w:r w:rsidR="009C74B6" w:rsidRPr="009C74B6">
        <w:rPr>
          <w:rFonts w:hAnsi="宋体" w:cs="宋体"/>
        </w:rPr>
        <w:t xml:space="preserve"> the </w:t>
      </w:r>
      <w:ins w:id="454" w:author="作者" w:date="2026-08-27T09:50:00Z">
        <w:r w:rsidR="009C74B6" w:rsidRPr="009C74B6">
          <w:rPr>
            <w:rFonts w:hAnsi="宋体" w:cs="宋体"/>
          </w:rPr>
          <w:t xml:space="preserve">eastern </w:t>
        </w:r>
      </w:ins>
      <w:r w:rsidR="009C74B6" w:rsidRPr="009C74B6">
        <w:rPr>
          <w:rFonts w:hAnsi="宋体" w:cs="宋体"/>
        </w:rPr>
        <w:t xml:space="preserve">data-aggregation area </w:t>
      </w:r>
      <w:del w:id="455" w:author="作者" w:date="2026-08-27T09:50:00Z">
        <w:r w:rsidRPr="00FE5058">
          <w:rPr>
            <w:rFonts w:hAnsi="宋体" w:cs="宋体" w:hint="eastAsia"/>
          </w:rPr>
          <w:delText>on the eastern side within a</w:delText>
        </w:r>
      </w:del>
      <w:ins w:id="456" w:author="作者" w:date="2026-08-27T09:50:00Z">
        <w:r w:rsidR="009C74B6" w:rsidRPr="009C74B6">
          <w:rPr>
            <w:rFonts w:hAnsi="宋体" w:cs="宋体"/>
          </w:rPr>
          <w:t>but with</w:t>
        </w:r>
      </w:ins>
      <w:r w:rsidR="009C74B6" w:rsidRPr="009C74B6">
        <w:rPr>
          <w:rFonts w:hAnsi="宋体" w:cs="宋体"/>
        </w:rPr>
        <w:t xml:space="preserve"> limited coverage </w:t>
      </w:r>
      <w:del w:id="457" w:author="作者" w:date="2026-08-27T09:50:00Z">
        <w:r w:rsidRPr="00FE5058">
          <w:rPr>
            <w:rFonts w:hAnsi="宋体" w:cs="宋体" w:hint="eastAsia"/>
          </w:rPr>
          <w:delText>range</w:delText>
        </w:r>
      </w:del>
      <w:ins w:id="458" w:author="作者" w:date="2026-08-27T09:50:00Z">
        <w:r w:rsidR="009C74B6" w:rsidRPr="009C74B6">
          <w:rPr>
            <w:rFonts w:hAnsi="宋体" w:cs="宋体"/>
          </w:rPr>
          <w:t>continuity</w:t>
        </w:r>
      </w:ins>
      <w:r w:rsidR="009C74B6" w:rsidRPr="009C74B6">
        <w:rPr>
          <w:rFonts w:hAnsi="宋体" w:cs="宋体"/>
        </w:rPr>
        <w:t>. The 5G next</w:t>
      </w:r>
      <w:del w:id="459" w:author="作者" w:date="2026-08-27T09:50:00Z">
        <w:r w:rsidRPr="00FE5058">
          <w:rPr>
            <w:rFonts w:hAnsi="宋体" w:cs="宋体" w:hint="eastAsia"/>
          </w:rPr>
          <w:delText xml:space="preserve"> </w:delText>
        </w:r>
      </w:del>
      <w:ins w:id="460" w:author="作者" w:date="2026-08-27T09:50:00Z">
        <w:r w:rsidR="009C74B6" w:rsidRPr="009C74B6">
          <w:rPr>
            <w:rFonts w:hAnsi="宋体" w:cs="宋体"/>
          </w:rPr>
          <w:t>-</w:t>
        </w:r>
      </w:ins>
      <w:r w:rsidR="009C74B6" w:rsidRPr="009C74B6">
        <w:rPr>
          <w:rFonts w:hAnsi="宋体" w:cs="宋体"/>
        </w:rPr>
        <w:t>generation NodeB</w:t>
      </w:r>
      <w:del w:id="461" w:author="作者" w:date="2026-08-27T09:50:00Z">
        <w:r w:rsidRPr="00FE5058">
          <w:rPr>
            <w:rFonts w:hAnsi="宋体" w:cs="宋体" w:hint="eastAsia"/>
          </w:rPr>
          <w:delText xml:space="preserve"> (gNB) in the figure is a 5G radio access base station that</w:delText>
        </w:r>
      </w:del>
      <w:r w:rsidR="009C74B6" w:rsidRPr="009C74B6">
        <w:rPr>
          <w:rFonts w:hAnsi="宋体" w:cs="宋体"/>
        </w:rPr>
        <w:t xml:space="preserve"> provides 5G coverage, radio-resource scheduling, and high-rate data transmission. As the UAV follows its route, it </w:t>
      </w:r>
      <w:del w:id="462" w:author="作者" w:date="2026-08-27T09:50:00Z">
        <w:r w:rsidRPr="00FE5058">
          <w:rPr>
            <w:rFonts w:hAnsi="宋体" w:cs="宋体" w:hint="eastAsia"/>
          </w:rPr>
          <w:delText xml:space="preserve">enters, leaves, and </w:delText>
        </w:r>
      </w:del>
      <w:r w:rsidR="009C74B6" w:rsidRPr="009C74B6">
        <w:rPr>
          <w:rFonts w:hAnsi="宋体" w:cs="宋体"/>
        </w:rPr>
        <w:t>traverses overlapping coverage areas</w:t>
      </w:r>
      <w:del w:id="463" w:author="作者" w:date="2026-08-27T09:50:00Z">
        <w:r w:rsidRPr="00FE5058">
          <w:rPr>
            <w:rFonts w:hAnsi="宋体" w:cs="宋体" w:hint="eastAsia"/>
          </w:rPr>
          <w:delText>. A vertical handover is needed</w:delText>
        </w:r>
      </w:del>
      <w:ins w:id="464" w:author="作者" w:date="2026-08-27T09:50:00Z">
        <w:r w:rsidR="009C74B6" w:rsidRPr="009C74B6">
          <w:rPr>
            <w:rFonts w:hAnsi="宋体" w:cs="宋体"/>
          </w:rPr>
          <w:t xml:space="preserve"> and requires VHO</w:t>
        </w:r>
      </w:ins>
      <w:r w:rsidR="009C74B6" w:rsidRPr="009C74B6">
        <w:rPr>
          <w:rFonts w:hAnsi="宋体" w:cs="宋体"/>
        </w:rPr>
        <w:t xml:space="preserve"> when the serving</w:t>
      </w:r>
      <w:del w:id="465" w:author="作者" w:date="2026-08-27T09:50:00Z">
        <w:r w:rsidRPr="00FE5058">
          <w:rPr>
            <w:rFonts w:hAnsi="宋体" w:cs="宋体" w:hint="eastAsia"/>
          </w:rPr>
          <w:delText>-</w:delText>
        </w:r>
      </w:del>
      <w:ins w:id="466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 xml:space="preserve">network </w:t>
      </w:r>
      <w:del w:id="467" w:author="作者" w:date="2026-08-27T09:50:00Z">
        <w:r w:rsidRPr="00FE5058">
          <w:rPr>
            <w:rFonts w:hAnsi="宋体" w:cs="宋体" w:hint="eastAsia"/>
          </w:rPr>
          <w:delText xml:space="preserve">quality declines and </w:delText>
        </w:r>
      </w:del>
      <w:ins w:id="468" w:author="作者" w:date="2026-08-27T09:50:00Z">
        <w:r w:rsidR="009C74B6" w:rsidRPr="009C74B6">
          <w:rPr>
            <w:rFonts w:hAnsi="宋体" w:cs="宋体"/>
          </w:rPr>
          <w:t xml:space="preserve">degrades; </w:t>
        </w:r>
      </w:ins>
      <w:r w:rsidR="009C74B6" w:rsidRPr="009C74B6">
        <w:rPr>
          <w:rFonts w:hAnsi="宋体" w:cs="宋体"/>
        </w:rPr>
        <w:t xml:space="preserve">another candidate </w:t>
      </w:r>
      <w:del w:id="469" w:author="作者" w:date="2026-08-27T09:50:00Z">
        <w:r w:rsidRPr="00FE5058">
          <w:rPr>
            <w:rFonts w:hAnsi="宋体" w:cs="宋体" w:hint="eastAsia"/>
          </w:rPr>
          <w:delText>provides</w:delText>
        </w:r>
      </w:del>
      <w:ins w:id="470" w:author="作者" w:date="2026-08-27T09:50:00Z">
        <w:r w:rsidR="009C74B6" w:rsidRPr="009C74B6">
          <w:rPr>
            <w:rFonts w:hAnsi="宋体" w:cs="宋体"/>
          </w:rPr>
          <w:t>offers</w:t>
        </w:r>
      </w:ins>
      <w:r w:rsidR="009C74B6" w:rsidRPr="009C74B6">
        <w:rPr>
          <w:rFonts w:hAnsi="宋体" w:cs="宋体"/>
        </w:rPr>
        <w:t xml:space="preserve"> better overall performance. The </w:t>
      </w:r>
      <w:del w:id="471" w:author="作者" w:date="2026-08-27T09:50:00Z">
        <w:r w:rsidRPr="00FE5058">
          <w:rPr>
            <w:rFonts w:hAnsi="宋体" w:cs="宋体" w:hint="eastAsia"/>
          </w:rPr>
          <w:delText>relative</w:delText>
        </w:r>
      </w:del>
      <w:ins w:id="472" w:author="作者" w:date="2026-08-27T09:50:00Z">
        <w:r w:rsidR="009C74B6" w:rsidRPr="009C74B6">
          <w:rPr>
            <w:rFonts w:hAnsi="宋体" w:cs="宋体"/>
          </w:rPr>
          <w:t>coverage</w:t>
        </w:r>
      </w:ins>
      <w:r w:rsidR="009C74B6" w:rsidRPr="009C74B6">
        <w:rPr>
          <w:rFonts w:hAnsi="宋体" w:cs="宋体"/>
        </w:rPr>
        <w:t xml:space="preserve"> scales </w:t>
      </w:r>
      <w:del w:id="473" w:author="作者" w:date="2026-08-27T09:50:00Z">
        <w:r w:rsidRPr="00FE5058">
          <w:rPr>
            <w:rFonts w:hAnsi="宋体" w:cs="宋体" w:hint="eastAsia"/>
          </w:rPr>
          <w:delText>of</w:delText>
        </w:r>
      </w:del>
      <w:ins w:id="474" w:author="作者" w:date="2026-08-27T09:50:00Z">
        <w:r w:rsidR="009C74B6" w:rsidRPr="009C74B6">
          <w:rPr>
            <w:rFonts w:hAnsi="宋体" w:cs="宋体"/>
          </w:rPr>
          <w:t>correspond to</w:t>
        </w:r>
      </w:ins>
      <w:r w:rsidR="009C74B6" w:rsidRPr="009C74B6">
        <w:rPr>
          <w:rFonts w:hAnsi="宋体" w:cs="宋体"/>
        </w:rPr>
        <w:t xml:space="preserve"> the </w:t>
      </w:r>
      <w:del w:id="475" w:author="作者" w:date="2026-08-27T09:50:00Z">
        <w:r w:rsidRPr="00FE5058">
          <w:rPr>
            <w:rFonts w:hAnsi="宋体" w:cs="宋体" w:hint="eastAsia"/>
          </w:rPr>
          <w:delText>cover</w:delText>
        </w:r>
        <w:r w:rsidRPr="00FE5058">
          <w:rPr>
            <w:rFonts w:hAnsi="宋体" w:cs="宋体" w:hint="eastAsia"/>
          </w:rPr>
          <w:delText>age circles agree with</w:delText>
        </w:r>
      </w:del>
      <w:ins w:id="476" w:author="作者" w:date="2026-08-27T09:50:00Z">
        <w:r w:rsidR="009C74B6" w:rsidRPr="009C74B6">
          <w:rPr>
            <w:rFonts w:hAnsi="宋体" w:cs="宋体"/>
          </w:rPr>
          <w:t>specified radii and define</w:t>
        </w:r>
      </w:ins>
      <w:r w:rsidR="009C74B6" w:rsidRPr="009C74B6">
        <w:rPr>
          <w:rFonts w:hAnsi="宋体" w:cs="宋体"/>
        </w:rPr>
        <w:t xml:space="preserve"> the </w:t>
      </w:r>
      <w:del w:id="477" w:author="作者" w:date="2026-08-27T09:50:00Z">
        <w:r w:rsidRPr="00FE5058">
          <w:rPr>
            <w:rFonts w:hAnsi="宋体" w:cs="宋体" w:hint="eastAsia"/>
          </w:rPr>
          <w:delText>preceding radius settings and establish the scenario</w:delText>
        </w:r>
      </w:del>
      <w:ins w:id="478" w:author="作者" w:date="2026-08-27T09:50:00Z">
        <w:r w:rsidR="009C74B6" w:rsidRPr="009C74B6">
          <w:rPr>
            <w:rFonts w:hAnsi="宋体" w:cs="宋体"/>
          </w:rPr>
          <w:t>basis</w:t>
        </w:r>
      </w:ins>
      <w:r w:rsidR="009C74B6" w:rsidRPr="009C74B6">
        <w:rPr>
          <w:rFonts w:hAnsi="宋体" w:cs="宋体"/>
        </w:rPr>
        <w:t xml:space="preserve"> for subsequent </w:t>
      </w:r>
      <w:ins w:id="479" w:author="作者" w:date="2026-08-27T09:50:00Z">
        <w:r w:rsidR="009C74B6" w:rsidRPr="009C74B6">
          <w:rPr>
            <w:rFonts w:hAnsi="宋体" w:cs="宋体"/>
          </w:rPr>
          <w:t>network-</w:t>
        </w:r>
      </w:ins>
      <w:r w:rsidR="009C74B6" w:rsidRPr="009C74B6">
        <w:rPr>
          <w:rFonts w:hAnsi="宋体" w:cs="宋体"/>
        </w:rPr>
        <w:t>state collection and candidate evaluation.</w:t>
      </w:r>
    </w:p>
    <w:p w14:paraId="45F2BDA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C6258A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For candidate network $i$, the state vector at time $t$ is defined as</w:t>
      </w:r>
      <w:ins w:id="480" w:author="作者" w:date="2026-08-27T09:50:00Z">
        <w:r w:rsidRPr="009C74B6">
          <w:rPr>
            <w:rFonts w:hAnsi="宋体" w:cs="宋体"/>
          </w:rPr>
          <w:t>:</w:t>
        </w:r>
      </w:ins>
    </w:p>
    <w:p w14:paraId="33EFE63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\begin{equation}</w:t>
      </w:r>
    </w:p>
    <w:p w14:paraId="155FCD3C" w14:textId="514C7679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S_i(t)=\left[\mathrm{SINR}_i(t),\,\mathrm{RSRP}_i(t),\,D_i(t),\,T_i(t),\,\mathrm{PLR}_i(t)\right</w:t>
      </w:r>
      <w:del w:id="481" w:author="作者" w:date="2026-08-27T09:50:00Z">
        <w:r w:rsidR="005A14BF" w:rsidRPr="00FE5058">
          <w:rPr>
            <w:rFonts w:hAnsi="宋体" w:cs="宋体" w:hint="eastAsia"/>
          </w:rPr>
          <w:delText>].</w:delText>
        </w:r>
      </w:del>
      <w:ins w:id="482" w:author="作者" w:date="2026-08-27T09:50:00Z">
        <w:r w:rsidRPr="009C74B6">
          <w:rPr>
            <w:rFonts w:hAnsi="宋体" w:cs="宋体"/>
          </w:rPr>
          <w:t>],</w:t>
        </w:r>
      </w:ins>
    </w:p>
    <w:p w14:paraId="175136F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\label{eq:state}</w:t>
      </w:r>
    </w:p>
    <w:p w14:paraId="21B55B3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\end{equation}</w:t>
      </w:r>
    </w:p>
    <w:p w14:paraId="457A535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0DCB13D" w14:textId="2FAE721B" w:rsidR="009C74B6" w:rsidRPr="009C74B6" w:rsidRDefault="005A14BF" w:rsidP="009C74B6">
      <w:pPr>
        <w:pStyle w:val="a3"/>
        <w:rPr>
          <w:rFonts w:hAnsi="宋体" w:cs="宋体"/>
        </w:rPr>
      </w:pPr>
      <w:del w:id="483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ins w:id="484" w:author="作者" w:date="2026-08-27T09:50:00Z">
        <w:r w:rsidR="009C74B6" w:rsidRPr="009C74B6">
          <w:rPr>
            <w:rFonts w:hAnsi="宋体" w:cs="宋体"/>
          </w:rPr>
          <w:t xml:space="preserve">where $S_i(t)$, $\mathrm{RSRP}_i(t)$, $D_i(t)$, $T_i(t)$, and $\mathrm{PLR}_i(t)$ denote the SINR, reference signal received power, end-to-end delay, throughput, and packet loss ratio of candidate \textit{i} at time \textit{t}, respectively. These </w:t>
        </w:r>
      </w:ins>
      <w:r w:rsidR="009C74B6" w:rsidRPr="009C74B6">
        <w:rPr>
          <w:rFonts w:hAnsi="宋体" w:cs="宋体"/>
        </w:rPr>
        <w:t xml:space="preserve">five indicators characterize </w:t>
      </w:r>
      <w:del w:id="485" w:author="作者" w:date="2026-08-27T09:50:00Z">
        <w:r w:rsidRPr="00FE5058">
          <w:rPr>
            <w:rFonts w:hAnsi="宋体" w:cs="宋体" w:hint="eastAsia"/>
          </w:rPr>
          <w:delText xml:space="preserve">a </w:delText>
        </w:r>
      </w:del>
      <w:r w:rsidR="009C74B6" w:rsidRPr="009C74B6">
        <w:rPr>
          <w:rFonts w:hAnsi="宋体" w:cs="宋体"/>
        </w:rPr>
        <w:t>candidate</w:t>
      </w:r>
      <w:del w:id="486" w:author="作者" w:date="2026-08-27T09:50:00Z">
        <w:r w:rsidRPr="00FE5058">
          <w:rPr>
            <w:rFonts w:hAnsi="宋体" w:cs="宋体" w:hint="eastAsia"/>
          </w:rPr>
          <w:delText xml:space="preserve"> network's ability to serve a remote-sensing task</w:delText>
        </w:r>
      </w:del>
      <w:ins w:id="487" w:author="作者" w:date="2026-08-27T09:50:00Z">
        <w:r w:rsidR="009C74B6" w:rsidRPr="009C74B6">
          <w:rPr>
            <w:rFonts w:hAnsi="宋体" w:cs="宋体"/>
          </w:rPr>
          <w:t>-network performance</w:t>
        </w:r>
      </w:ins>
      <w:r w:rsidR="009C74B6" w:rsidRPr="009C74B6">
        <w:rPr>
          <w:rFonts w:hAnsi="宋体" w:cs="宋体"/>
        </w:rPr>
        <w:t xml:space="preserve"> from </w:t>
      </w:r>
      <w:del w:id="488" w:author="作者" w:date="2026-08-27T09:50:00Z">
        <w:r w:rsidRPr="00FE5058">
          <w:rPr>
            <w:rFonts w:hAnsi="宋体" w:cs="宋体" w:hint="eastAsia"/>
          </w:rPr>
          <w:lastRenderedPageBreak/>
          <w:delText>different</w:delText>
        </w:r>
      </w:del>
      <w:ins w:id="489" w:author="作者" w:date="2026-08-27T09:50:00Z">
        <w:r w:rsidR="009C74B6" w:rsidRPr="009C74B6">
          <w:rPr>
            <w:rFonts w:hAnsi="宋体" w:cs="宋体"/>
          </w:rPr>
          <w:t>complementary</w:t>
        </w:r>
      </w:ins>
      <w:r w:rsidR="009C74B6" w:rsidRPr="009C74B6">
        <w:rPr>
          <w:rFonts w:hAnsi="宋体" w:cs="宋体"/>
        </w:rPr>
        <w:t xml:space="preserve"> perspectives. </w:t>
      </w:r>
      <w:del w:id="490" w:author="作者" w:date="2026-08-27T09:50:00Z">
        <w:r w:rsidRPr="00FE5058">
          <w:rPr>
            <w:rFonts w:hAnsi="宋体" w:cs="宋体" w:hint="eastAsia"/>
          </w:rPr>
          <w:delText>When a</w:delText>
        </w:r>
      </w:del>
      <w:ins w:id="491" w:author="作者" w:date="2026-08-27T09:50:00Z">
        <w:r w:rsidR="009C74B6" w:rsidRPr="009C74B6">
          <w:rPr>
            <w:rFonts w:hAnsi="宋体" w:cs="宋体"/>
          </w:rPr>
          <w:t>As the</w:t>
        </w:r>
      </w:ins>
      <w:r w:rsidR="009C74B6" w:rsidRPr="009C74B6">
        <w:rPr>
          <w:rFonts w:hAnsi="宋体" w:cs="宋体"/>
        </w:rPr>
        <w:t xml:space="preserve"> UAV </w:t>
      </w:r>
      <w:del w:id="492" w:author="作者" w:date="2026-08-27T09:50:00Z">
        <w:r w:rsidRPr="00FE5058">
          <w:rPr>
            <w:rFonts w:hAnsi="宋体" w:cs="宋体" w:hint="eastAsia"/>
          </w:rPr>
          <w:delText>flies</w:delText>
        </w:r>
      </w:del>
      <w:ins w:id="493" w:author="作者" w:date="2026-08-27T09:50:00Z">
        <w:r w:rsidR="009C74B6" w:rsidRPr="009C74B6">
          <w:rPr>
            <w:rFonts w:hAnsi="宋体" w:cs="宋体"/>
          </w:rPr>
          <w:t>moves</w:t>
        </w:r>
      </w:ins>
      <w:r w:rsidR="009C74B6" w:rsidRPr="009C74B6">
        <w:rPr>
          <w:rFonts w:hAnsi="宋体" w:cs="宋体"/>
        </w:rPr>
        <w:t xml:space="preserve"> from </w:t>
      </w:r>
      <w:del w:id="494" w:author="作者" w:date="2026-08-27T09:50:00Z">
        <w:r w:rsidRPr="00FE5058">
          <w:rPr>
            <w:rFonts w:hAnsi="宋体" w:cs="宋体" w:hint="eastAsia"/>
          </w:rPr>
          <w:delText xml:space="preserve">above </w:delText>
        </w:r>
      </w:del>
      <w:r w:rsidR="009C74B6" w:rsidRPr="009C74B6">
        <w:rPr>
          <w:rFonts w:hAnsi="宋体" w:cs="宋体"/>
        </w:rPr>
        <w:t xml:space="preserve">a </w:t>
      </w:r>
      <w:del w:id="495" w:author="作者" w:date="2026-08-27T09:50:00Z">
        <w:r w:rsidRPr="00FE5058">
          <w:rPr>
            <w:rFonts w:hAnsi="宋体" w:cs="宋体" w:hint="eastAsia"/>
          </w:rPr>
          <w:delText>W</w:delText>
        </w:r>
        <w:r w:rsidRPr="00FE5058">
          <w:rPr>
            <w:rFonts w:hAnsi="宋体" w:cs="宋体" w:hint="eastAsia"/>
          </w:rPr>
          <w:delText>iFi</w:delText>
        </w:r>
      </w:del>
      <w:ins w:id="496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 xml:space="preserve"> hotspot toward the </w:t>
      </w:r>
      <w:del w:id="497" w:author="作者" w:date="2026-08-27T09:50:00Z">
        <w:r w:rsidRPr="00FE5058">
          <w:rPr>
            <w:rFonts w:hAnsi="宋体" w:cs="宋体" w:hint="eastAsia"/>
          </w:rPr>
          <w:delText xml:space="preserve">edge of the </w:delText>
        </w:r>
      </w:del>
      <w:r w:rsidR="009C74B6" w:rsidRPr="009C74B6">
        <w:rPr>
          <w:rFonts w:hAnsi="宋体" w:cs="宋体"/>
        </w:rPr>
        <w:t>mission</w:t>
      </w:r>
      <w:del w:id="498" w:author="作者" w:date="2026-08-27T09:50:00Z">
        <w:r w:rsidRPr="00FE5058">
          <w:rPr>
            <w:rFonts w:hAnsi="宋体" w:cs="宋体" w:hint="eastAsia"/>
          </w:rPr>
          <w:delText xml:space="preserve"> </w:delText>
        </w:r>
      </w:del>
      <w:ins w:id="499" w:author="作者" w:date="2026-08-27T09:50:00Z">
        <w:r w:rsidR="009C74B6" w:rsidRPr="009C74B6">
          <w:rPr>
            <w:rFonts w:hAnsi="宋体" w:cs="宋体"/>
          </w:rPr>
          <w:t>-</w:t>
        </w:r>
      </w:ins>
      <w:r w:rsidR="009C74B6" w:rsidRPr="009C74B6">
        <w:rPr>
          <w:rFonts w:hAnsi="宋体" w:cs="宋体"/>
        </w:rPr>
        <w:t>area</w:t>
      </w:r>
      <w:ins w:id="500" w:author="作者" w:date="2026-08-27T09:50:00Z">
        <w:r w:rsidR="009C74B6" w:rsidRPr="009C74B6">
          <w:rPr>
            <w:rFonts w:hAnsi="宋体" w:cs="宋体"/>
          </w:rPr>
          <w:t xml:space="preserve"> boundary</w:t>
        </w:r>
      </w:ins>
      <w:r w:rsidR="009C74B6" w:rsidRPr="009C74B6">
        <w:rPr>
          <w:rFonts w:hAnsi="宋体" w:cs="宋体"/>
        </w:rPr>
        <w:t xml:space="preserve">, $\mathrm{SINR}_i(t)$ </w:t>
      </w:r>
      <w:del w:id="501" w:author="作者" w:date="2026-08-27T09:50:00Z">
        <w:r w:rsidRPr="00FE5058">
          <w:rPr>
            <w:rFonts w:hAnsi="宋体" w:cs="宋体" w:hint="eastAsia"/>
          </w:rPr>
          <w:delText>decreases</w:delText>
        </w:r>
      </w:del>
      <w:ins w:id="502" w:author="作者" w:date="2026-08-27T09:50:00Z">
        <w:r w:rsidR="009C74B6" w:rsidRPr="009C74B6">
          <w:rPr>
            <w:rFonts w:hAnsi="宋体" w:cs="宋体"/>
          </w:rPr>
          <w:t>typically declines</w:t>
        </w:r>
      </w:ins>
      <w:r w:rsidR="009C74B6" w:rsidRPr="009C74B6">
        <w:rPr>
          <w:rFonts w:hAnsi="宋体" w:cs="宋体"/>
        </w:rPr>
        <w:t xml:space="preserve"> from tens of </w:t>
      </w:r>
      <w:del w:id="503" w:author="作者" w:date="2026-08-27T09:50:00Z">
        <w:r w:rsidRPr="00FE5058">
          <w:rPr>
            <w:rFonts w:hAnsi="宋体" w:cs="宋体" w:hint="eastAsia"/>
          </w:rPr>
          <w:delText>dB</w:delText>
        </w:r>
      </w:del>
      <w:ins w:id="504" w:author="作者" w:date="2026-08-27T09:50:00Z">
        <w:r w:rsidR="009C74B6" w:rsidRPr="009C74B6">
          <w:rPr>
            <w:rFonts w:hAnsi="宋体" w:cs="宋体"/>
          </w:rPr>
          <w:t>decibels</w:t>
        </w:r>
      </w:ins>
      <w:r w:rsidR="009C74B6" w:rsidRPr="009C74B6">
        <w:rPr>
          <w:rFonts w:hAnsi="宋体" w:cs="宋体"/>
        </w:rPr>
        <w:t xml:space="preserve"> toward the noise floor</w:t>
      </w:r>
      <w:del w:id="505" w:author="作者" w:date="2026-08-27T09:50:00Z">
        <w:r w:rsidRPr="00FE5058">
          <w:rPr>
            <w:rFonts w:hAnsi="宋体" w:cs="宋体" w:hint="eastAsia"/>
          </w:rPr>
          <w:delText xml:space="preserve"> and directly reflects signal-quality attenuation with</w:delText>
        </w:r>
      </w:del>
      <w:ins w:id="506" w:author="作者" w:date="2026-08-27T09:50:00Z">
        <w:r w:rsidR="009C74B6" w:rsidRPr="009C74B6">
          <w:rPr>
            <w:rFonts w:hAnsi="宋体" w:cs="宋体"/>
          </w:rPr>
          <w:t>, reflecting signal degradation caused by</w:t>
        </w:r>
      </w:ins>
      <w:r w:rsidR="009C74B6" w:rsidRPr="009C74B6">
        <w:rPr>
          <w:rFonts w:hAnsi="宋体" w:cs="宋体"/>
        </w:rPr>
        <w:t xml:space="preserve"> distance and obstruction</w:t>
      </w:r>
      <w:del w:id="507" w:author="作者" w:date="2026-08-27T09:50:00Z">
        <w:r w:rsidRPr="00FE5058">
          <w:rPr>
            <w:rFonts w:hAnsi="宋体" w:cs="宋体" w:hint="eastAsia"/>
          </w:rPr>
          <w:delText>, making it an intuitive</w:delText>
        </w:r>
      </w:del>
      <w:ins w:id="508" w:author="作者" w:date="2026-08-27T09:50:00Z">
        <w:r w:rsidR="009C74B6" w:rsidRPr="009C74B6">
          <w:rPr>
            <w:rFonts w:hAnsi="宋体" w:cs="宋体"/>
          </w:rPr>
          <w:t xml:space="preserve"> and providing a direct</w:t>
        </w:r>
      </w:ins>
      <w:r w:rsidR="009C74B6" w:rsidRPr="009C74B6">
        <w:rPr>
          <w:rFonts w:hAnsi="宋体" w:cs="宋体"/>
        </w:rPr>
        <w:t xml:space="preserve"> handover </w:t>
      </w:r>
      <w:del w:id="509" w:author="作者" w:date="2026-08-27T09:50:00Z">
        <w:r w:rsidRPr="00FE5058">
          <w:rPr>
            <w:rFonts w:hAnsi="宋体" w:cs="宋体" w:hint="eastAsia"/>
          </w:rPr>
          <w:delText>trigger. The reference si</w:delText>
        </w:r>
        <w:r w:rsidRPr="00FE5058">
          <w:rPr>
            <w:rFonts w:hAnsi="宋体" w:cs="宋体" w:hint="eastAsia"/>
          </w:rPr>
          <w:delText>gnal received power (RSRP)</w:delText>
        </w:r>
      </w:del>
      <w:ins w:id="510" w:author="作者" w:date="2026-08-27T09:50:00Z">
        <w:r w:rsidR="009C74B6" w:rsidRPr="009C74B6">
          <w:rPr>
            <w:rFonts w:hAnsi="宋体" w:cs="宋体"/>
          </w:rPr>
          <w:t>cue.</w:t>
        </w:r>
      </w:ins>
      <w:r w:rsidR="009C74B6" w:rsidRPr="009C74B6">
        <w:rPr>
          <w:rFonts w:hAnsi="宋体" w:cs="宋体"/>
        </w:rPr>
        <w:t xml:space="preserve"> $\mathrm{RSRP}_i(t)$, together with $\mathrm{SINR}_i(t)$, determines whether the link budget </w:t>
      </w:r>
      <w:del w:id="511" w:author="作者" w:date="2026-08-27T09:50:00Z">
        <w:r w:rsidRPr="00FE5058">
          <w:rPr>
            <w:rFonts w:hAnsi="宋体" w:cs="宋体" w:hint="eastAsia"/>
          </w:rPr>
          <w:delText>satisfies</w:delText>
        </w:r>
      </w:del>
      <w:ins w:id="512" w:author="作者" w:date="2026-08-27T09:50:00Z">
        <w:r w:rsidR="009C74B6" w:rsidRPr="009C74B6">
          <w:rPr>
            <w:rFonts w:hAnsi="宋体" w:cs="宋体"/>
          </w:rPr>
          <w:t>meets</w:t>
        </w:r>
      </w:ins>
      <w:r w:rsidR="009C74B6" w:rsidRPr="009C74B6">
        <w:rPr>
          <w:rFonts w:hAnsi="宋体" w:cs="宋体"/>
        </w:rPr>
        <w:t xml:space="preserve"> the demodulation threshold; </w:t>
      </w:r>
      <w:del w:id="513" w:author="作者" w:date="2026-08-27T09:50:00Z">
        <w:r w:rsidRPr="00FE5058">
          <w:rPr>
            <w:rFonts w:hAnsi="宋体" w:cs="宋体" w:hint="eastAsia"/>
          </w:rPr>
          <w:delText xml:space="preserve">if it falls </w:delText>
        </w:r>
      </w:del>
      <w:r w:rsidR="009C74B6" w:rsidRPr="009C74B6">
        <w:rPr>
          <w:rFonts w:hAnsi="宋体" w:cs="宋体"/>
        </w:rPr>
        <w:t xml:space="preserve">below receiver sensitivity, </w:t>
      </w:r>
      <w:del w:id="514" w:author="作者" w:date="2026-08-27T09:50:00Z">
        <w:r w:rsidRPr="00FE5058">
          <w:rPr>
            <w:rFonts w:hAnsi="宋体" w:cs="宋体" w:hint="eastAsia"/>
          </w:rPr>
          <w:delText xml:space="preserve">a </w:delText>
        </w:r>
      </w:del>
      <w:r w:rsidR="009C74B6" w:rsidRPr="009C74B6">
        <w:rPr>
          <w:rFonts w:hAnsi="宋体" w:cs="宋体"/>
        </w:rPr>
        <w:t xml:space="preserve">reliable physical-layer </w:t>
      </w:r>
      <w:del w:id="515" w:author="作者" w:date="2026-08-27T09:50:00Z">
        <w:r w:rsidRPr="00FE5058">
          <w:rPr>
            <w:rFonts w:hAnsi="宋体" w:cs="宋体" w:hint="eastAsia"/>
          </w:rPr>
          <w:delText>connection</w:delText>
        </w:r>
      </w:del>
      <w:ins w:id="516" w:author="作者" w:date="2026-08-27T09:50:00Z">
        <w:r w:rsidR="009C74B6" w:rsidRPr="009C74B6">
          <w:rPr>
            <w:rFonts w:hAnsi="宋体" w:cs="宋体"/>
          </w:rPr>
          <w:t>connectivity</w:t>
        </w:r>
      </w:ins>
      <w:r w:rsidR="009C74B6" w:rsidRPr="009C74B6">
        <w:rPr>
          <w:rFonts w:hAnsi="宋体" w:cs="宋体"/>
        </w:rPr>
        <w:t xml:space="preserve"> cannot be established even with </w:t>
      </w:r>
      <w:del w:id="517" w:author="作者" w:date="2026-08-27T09:50:00Z">
        <w:r w:rsidRPr="00FE5058">
          <w:rPr>
            <w:rFonts w:hAnsi="宋体" w:cs="宋体" w:hint="eastAsia"/>
          </w:rPr>
          <w:delText xml:space="preserve">an </w:delText>
        </w:r>
      </w:del>
      <w:r w:rsidR="009C74B6" w:rsidRPr="009C74B6">
        <w:rPr>
          <w:rFonts w:hAnsi="宋体" w:cs="宋体"/>
        </w:rPr>
        <w:t xml:space="preserve">acceptable SINR. </w:t>
      </w:r>
      <w:del w:id="518" w:author="作者" w:date="2026-08-27T09:50:00Z">
        <w:r w:rsidRPr="00FE5058">
          <w:rPr>
            <w:rFonts w:hAnsi="宋体" w:cs="宋体" w:hint="eastAsia"/>
          </w:rPr>
          <w:delText>End-to-end</w:delText>
        </w:r>
      </w:del>
      <w:ins w:id="519" w:author="作者" w:date="2026-08-27T09:50:00Z">
        <w:r w:rsidR="009C74B6" w:rsidRPr="009C74B6">
          <w:rPr>
            <w:rFonts w:hAnsi="宋体" w:cs="宋体"/>
          </w:rPr>
          <w:t>The</w:t>
        </w:r>
      </w:ins>
      <w:r w:rsidR="009C74B6" w:rsidRPr="009C74B6">
        <w:rPr>
          <w:rFonts w:hAnsi="宋体" w:cs="宋体"/>
        </w:rPr>
        <w:t xml:space="preserve"> delay $D_i(t)$ </w:t>
      </w:r>
      <w:del w:id="520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521" w:author="作者" w:date="2026-08-27T09:50:00Z">
        <w:r w:rsidR="009C74B6" w:rsidRPr="009C74B6">
          <w:rPr>
            <w:rFonts w:hAnsi="宋体" w:cs="宋体"/>
          </w:rPr>
          <w:t>represents</w:t>
        </w:r>
      </w:ins>
      <w:r w:rsidR="009C74B6" w:rsidRPr="009C74B6">
        <w:rPr>
          <w:rFonts w:hAnsi="宋体" w:cs="宋体"/>
        </w:rPr>
        <w:t xml:space="preserve"> the round-trip time of a packet </w:t>
      </w:r>
      <w:del w:id="522" w:author="作者" w:date="2026-08-27T09:50:00Z">
        <w:r w:rsidRPr="00FE5058">
          <w:rPr>
            <w:rFonts w:hAnsi="宋体" w:cs="宋体" w:hint="eastAsia"/>
          </w:rPr>
          <w:delText>from</w:delText>
        </w:r>
      </w:del>
      <w:ins w:id="523" w:author="作者" w:date="2026-08-27T09:50:00Z">
        <w:r w:rsidR="009C74B6" w:rsidRPr="009C74B6">
          <w:rPr>
            <w:rFonts w:hAnsi="宋体" w:cs="宋体"/>
          </w:rPr>
          <w:t>between</w:t>
        </w:r>
      </w:ins>
      <w:r w:rsidR="009C74B6" w:rsidRPr="009C74B6">
        <w:rPr>
          <w:rFonts w:hAnsi="宋体" w:cs="宋体"/>
        </w:rPr>
        <w:t xml:space="preserve"> the ground station </w:t>
      </w:r>
      <w:del w:id="524" w:author="作者" w:date="2026-08-27T09:50:00Z">
        <w:r w:rsidRPr="00FE5058">
          <w:rPr>
            <w:rFonts w:hAnsi="宋体" w:cs="宋体" w:hint="eastAsia"/>
          </w:rPr>
          <w:delText>to the</w:delText>
        </w:r>
      </w:del>
      <w:ins w:id="525" w:author="作者" w:date="2026-08-27T09:50:00Z">
        <w:r w:rsidR="009C74B6" w:rsidRPr="009C74B6">
          <w:rPr>
            <w:rFonts w:hAnsi="宋体" w:cs="宋体"/>
          </w:rPr>
          <w:t>and</w:t>
        </w:r>
      </w:ins>
      <w:r w:rsidR="009C74B6" w:rsidRPr="009C74B6">
        <w:rPr>
          <w:rFonts w:hAnsi="宋体" w:cs="宋体"/>
        </w:rPr>
        <w:t xml:space="preserve"> UAV application layer</w:t>
      </w:r>
      <w:del w:id="526" w:author="作者" w:date="2026-08-27T09:50:00Z">
        <w:r w:rsidRPr="00FE5058">
          <w:rPr>
            <w:rFonts w:hAnsi="宋体" w:cs="宋体" w:hint="eastAsia"/>
          </w:rPr>
          <w:delText xml:space="preserve"> and determines</w:delText>
        </w:r>
      </w:del>
      <w:ins w:id="527" w:author="作者" w:date="2026-08-27T09:50:00Z">
        <w:r w:rsidR="009C74B6" w:rsidRPr="009C74B6">
          <w:rPr>
            <w:rFonts w:hAnsi="宋体" w:cs="宋体"/>
          </w:rPr>
          <w:t>, affecting</w:t>
        </w:r>
      </w:ins>
      <w:r w:rsidR="009C74B6" w:rsidRPr="009C74B6">
        <w:rPr>
          <w:rFonts w:hAnsi="宋体" w:cs="宋体"/>
        </w:rPr>
        <w:t xml:space="preserve"> flight-control responsiveness and safety </w:t>
      </w:r>
      <w:del w:id="528" w:author="作者" w:date="2026-08-27T09:50:00Z">
        <w:r w:rsidRPr="00FE5058">
          <w:rPr>
            <w:rFonts w:hAnsi="宋体" w:cs="宋体" w:hint="eastAsia"/>
          </w:rPr>
          <w:delText>margin</w:delText>
        </w:r>
      </w:del>
      <w:ins w:id="529" w:author="作者" w:date="2026-08-27T09:50:00Z">
        <w:r w:rsidR="009C74B6" w:rsidRPr="009C74B6">
          <w:rPr>
            <w:rFonts w:hAnsi="宋体" w:cs="宋体"/>
          </w:rPr>
          <w:t>margins</w:t>
        </w:r>
      </w:ins>
      <w:r w:rsidR="009C74B6" w:rsidRPr="009C74B6">
        <w:rPr>
          <w:rFonts w:hAnsi="宋体" w:cs="宋体"/>
        </w:rPr>
        <w:t xml:space="preserve"> during high-speed cruise. Throughput $T_i(t)$ measures deliverable payload bits per unit time; insufficient throughput prevents high-resolution images, which can reach several </w:t>
      </w:r>
      <w:del w:id="530" w:author="作者" w:date="2026-08-27T09:50:00Z">
        <w:r w:rsidRPr="00FE5058">
          <w:rPr>
            <w:rFonts w:hAnsi="宋体" w:cs="宋体" w:hint="eastAsia"/>
          </w:rPr>
          <w:delText>MB each</w:delText>
        </w:r>
      </w:del>
      <w:ins w:id="531" w:author="作者" w:date="2026-08-27T09:50:00Z">
        <w:r w:rsidR="009C74B6" w:rsidRPr="009C74B6">
          <w:rPr>
            <w:rFonts w:hAnsi="宋体" w:cs="宋体"/>
          </w:rPr>
          <w:t>megabytes</w:t>
        </w:r>
      </w:ins>
      <w:r w:rsidR="009C74B6" w:rsidRPr="009C74B6">
        <w:rPr>
          <w:rFonts w:hAnsi="宋体" w:cs="宋体"/>
        </w:rPr>
        <w:t xml:space="preserve">, from being </w:t>
      </w:r>
      <w:del w:id="532" w:author="作者" w:date="2026-08-27T09:50:00Z">
        <w:r w:rsidRPr="00FE5058">
          <w:rPr>
            <w:rFonts w:hAnsi="宋体" w:cs="宋体" w:hint="eastAsia"/>
          </w:rPr>
          <w:delText>sent</w:delText>
        </w:r>
      </w:del>
      <w:ins w:id="533" w:author="作者" w:date="2026-08-27T09:50:00Z">
        <w:r w:rsidR="009C74B6" w:rsidRPr="009C74B6">
          <w:rPr>
            <w:rFonts w:hAnsi="宋体" w:cs="宋体"/>
          </w:rPr>
          <w:t>transmitted</w:t>
        </w:r>
      </w:ins>
      <w:r w:rsidR="009C74B6" w:rsidRPr="009C74B6">
        <w:rPr>
          <w:rFonts w:hAnsi="宋体" w:cs="宋体"/>
        </w:rPr>
        <w:t xml:space="preserve"> during a single overflight. </w:t>
      </w:r>
      <w:del w:id="534" w:author="作者" w:date="2026-08-27T09:50:00Z">
        <w:r w:rsidRPr="00FE5058">
          <w:rPr>
            <w:rFonts w:hAnsi="宋体" w:cs="宋体" w:hint="eastAsia"/>
          </w:rPr>
          <w:delText>Packet loss ratio (PLR)</w:delText>
        </w:r>
      </w:del>
      <w:ins w:id="535" w:author="作者" w:date="2026-08-27T09:50:00Z">
        <w:r w:rsidR="009C74B6" w:rsidRPr="009C74B6">
          <w:rPr>
            <w:rFonts w:hAnsi="宋体" w:cs="宋体"/>
          </w:rPr>
          <w:t>While</w:t>
        </w:r>
      </w:ins>
      <w:r w:rsidR="009C74B6" w:rsidRPr="009C74B6">
        <w:rPr>
          <w:rFonts w:hAnsi="宋体" w:cs="宋体"/>
        </w:rPr>
        <w:t xml:space="preserve"> $\mathrm{PLR}_i(t)$ </w:t>
      </w:r>
      <w:del w:id="536" w:author="作者" w:date="2026-08-27T09:50:00Z">
        <w:r w:rsidRPr="00FE5058">
          <w:rPr>
            <w:rFonts w:hAnsi="宋体" w:cs="宋体" w:hint="eastAsia"/>
          </w:rPr>
          <w:delText>represents</w:delText>
        </w:r>
      </w:del>
      <w:ins w:id="537" w:author="作者" w:date="2026-08-27T09:50:00Z">
        <w:r w:rsidR="009C74B6" w:rsidRPr="009C74B6">
          <w:rPr>
            <w:rFonts w:hAnsi="宋体" w:cs="宋体"/>
          </w:rPr>
          <w:t>reflects</w:t>
        </w:r>
      </w:ins>
      <w:r w:rsidR="009C74B6" w:rsidRPr="009C74B6">
        <w:rPr>
          <w:rFonts w:hAnsi="宋体" w:cs="宋体"/>
        </w:rPr>
        <w:t xml:space="preserve"> transmission reliability</w:t>
      </w:r>
      <w:del w:id="538" w:author="作者" w:date="2026-08-27T09:50:00Z">
        <w:r w:rsidRPr="00FE5058">
          <w:rPr>
            <w:rFonts w:hAnsi="宋体" w:cs="宋体" w:hint="eastAsia"/>
          </w:rPr>
          <w:delText>:</w:delText>
        </w:r>
      </w:del>
      <w:ins w:id="539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even </w:t>
      </w:r>
      <w:del w:id="540" w:author="作者" w:date="2026-08-27T09:50:00Z">
        <w:r w:rsidRPr="00FE5058">
          <w:rPr>
            <w:rFonts w:hAnsi="宋体" w:cs="宋体" w:hint="eastAsia"/>
          </w:rPr>
          <w:delText>where</w:delText>
        </w:r>
      </w:del>
      <w:ins w:id="541" w:author="作者" w:date="2026-08-27T09:50:00Z">
        <w:r w:rsidR="009C74B6" w:rsidRPr="009C74B6">
          <w:rPr>
            <w:rFonts w:hAnsi="宋体" w:cs="宋体"/>
          </w:rPr>
          <w:t>with adequate</w:t>
        </w:r>
      </w:ins>
      <w:r w:rsidR="009C74B6" w:rsidRPr="009C74B6">
        <w:rPr>
          <w:rFonts w:hAnsi="宋体" w:cs="宋体"/>
        </w:rPr>
        <w:t xml:space="preserve"> signal strength and throughput</w:t>
      </w:r>
      <w:del w:id="542" w:author="作者" w:date="2026-08-27T09:50:00Z">
        <w:r w:rsidRPr="00FE5058">
          <w:rPr>
            <w:rFonts w:hAnsi="宋体" w:cs="宋体" w:hint="eastAsia"/>
          </w:rPr>
          <w:delText xml:space="preserve"> are adequate, a</w:delText>
        </w:r>
      </w:del>
      <w:ins w:id="543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high </w:t>
      </w:r>
      <w:del w:id="544" w:author="作者" w:date="2026-08-27T09:50:00Z">
        <w:r w:rsidRPr="00FE5058">
          <w:rPr>
            <w:rFonts w:hAnsi="宋体" w:cs="宋体" w:hint="eastAsia"/>
          </w:rPr>
          <w:delText xml:space="preserve">value </w:delText>
        </w:r>
      </w:del>
      <w:ins w:id="545" w:author="作者" w:date="2026-08-27T09:50:00Z">
        <w:r w:rsidR="009C74B6" w:rsidRPr="009C74B6">
          <w:rPr>
            <w:rFonts w:hAnsi="宋体" w:cs="宋体"/>
          </w:rPr>
          <w:t xml:space="preserve">$\mathrm{PLR}_i(t)$ </w:t>
        </w:r>
      </w:ins>
      <w:r w:rsidR="009C74B6" w:rsidRPr="009C74B6">
        <w:rPr>
          <w:rFonts w:hAnsi="宋体" w:cs="宋体"/>
        </w:rPr>
        <w:t xml:space="preserve">can cause stripes or block </w:t>
      </w:r>
      <w:del w:id="546" w:author="作者" w:date="2026-08-27T09:50:00Z">
        <w:r w:rsidRPr="00FE5058">
          <w:rPr>
            <w:rFonts w:hAnsi="宋体" w:cs="宋体" w:hint="eastAsia"/>
          </w:rPr>
          <w:delText>blur</w:delText>
        </w:r>
      </w:del>
      <w:ins w:id="547" w:author="作者" w:date="2026-08-27T09:50:00Z">
        <w:r w:rsidR="009C74B6" w:rsidRPr="009C74B6">
          <w:rPr>
            <w:rFonts w:hAnsi="宋体" w:cs="宋体"/>
          </w:rPr>
          <w:t>artifacts</w:t>
        </w:r>
      </w:ins>
      <w:r w:rsidR="009C74B6" w:rsidRPr="009C74B6">
        <w:rPr>
          <w:rFonts w:hAnsi="宋体" w:cs="宋体"/>
        </w:rPr>
        <w:t xml:space="preserve"> in reconstructed images. $\mathrm{SINR}_i(t)$, $\mathrm{RSRP}_i(t)$, and $T_i(t)$ are benefit criteria, </w:t>
      </w:r>
      <w:del w:id="548" w:author="作者" w:date="2026-08-27T09:50:00Z">
        <w:r w:rsidRPr="00FE5058">
          <w:rPr>
            <w:rFonts w:hAnsi="宋体" w:cs="宋体" w:hint="eastAsia"/>
          </w:rPr>
          <w:delText>while</w:delText>
        </w:r>
      </w:del>
      <w:ins w:id="549" w:author="作者" w:date="2026-08-27T09:50:00Z">
        <w:r w:rsidR="009C74B6" w:rsidRPr="009C74B6">
          <w:rPr>
            <w:rFonts w:hAnsi="宋体" w:cs="宋体"/>
          </w:rPr>
          <w:t>whereas</w:t>
        </w:r>
      </w:ins>
      <w:r w:rsidR="009C74B6" w:rsidRPr="009C74B6">
        <w:rPr>
          <w:rFonts w:hAnsi="宋体" w:cs="宋体"/>
        </w:rPr>
        <w:t xml:space="preserve"> $D_i(t)$ and $\mathrm{PLR}_i(t)$ are cost criteria. Min</w:t>
      </w:r>
      <w:del w:id="550" w:author="作者" w:date="2026-08-27T09:50:00Z">
        <w:r w:rsidRPr="00FE5058">
          <w:rPr>
            <w:rFonts w:hAnsi="宋体" w:cs="宋体" w:hint="eastAsia"/>
          </w:rPr>
          <w:delText>--</w:delText>
        </w:r>
      </w:del>
      <w:ins w:id="551" w:author="作者" w:date="2026-08-27T09:50:00Z">
        <w:r w:rsidR="009C74B6" w:rsidRPr="009C74B6">
          <w:rPr>
            <w:rFonts w:hAnsi="宋体" w:cs="宋体"/>
          </w:rPr>
          <w:t>-</w:t>
        </w:r>
      </w:ins>
      <w:r w:rsidR="009C74B6" w:rsidRPr="009C74B6">
        <w:rPr>
          <w:rFonts w:hAnsi="宋体" w:cs="宋体"/>
        </w:rPr>
        <w:t xml:space="preserve">max normalization maps all indicators to $[0,1]$, </w:t>
      </w:r>
      <w:del w:id="552" w:author="作者" w:date="2026-08-27T09:50:00Z">
        <w:r w:rsidRPr="00FE5058">
          <w:rPr>
            <w:rFonts w:hAnsi="宋体" w:cs="宋体" w:hint="eastAsia"/>
          </w:rPr>
          <w:delText>with a</w:delText>
        </w:r>
      </w:del>
      <w:ins w:id="553" w:author="作者" w:date="2026-08-27T09:50:00Z">
        <w:r w:rsidR="009C74B6" w:rsidRPr="009C74B6">
          <w:rPr>
            <w:rFonts w:hAnsi="宋体" w:cs="宋体"/>
          </w:rPr>
          <w:t>where</w:t>
        </w:r>
      </w:ins>
      <w:r w:rsidR="009C74B6" w:rsidRPr="009C74B6">
        <w:rPr>
          <w:rFonts w:hAnsi="宋体" w:cs="宋体"/>
        </w:rPr>
        <w:t xml:space="preserve"> larger normalized </w:t>
      </w:r>
      <w:del w:id="554" w:author="作者" w:date="2026-08-27T09:50:00Z">
        <w:r w:rsidRPr="00FE5058">
          <w:rPr>
            <w:rFonts w:hAnsi="宋体" w:cs="宋体" w:hint="eastAsia"/>
          </w:rPr>
          <w:delText>value always denoting a</w:delText>
        </w:r>
      </w:del>
      <w:ins w:id="555" w:author="作者" w:date="2026-08-27T09:50:00Z">
        <w:r w:rsidR="009C74B6" w:rsidRPr="009C74B6">
          <w:rPr>
            <w:rFonts w:hAnsi="宋体" w:cs="宋体"/>
          </w:rPr>
          <w:t>values indicate</w:t>
        </w:r>
      </w:ins>
      <w:r w:rsidR="009C74B6" w:rsidRPr="009C74B6">
        <w:rPr>
          <w:rFonts w:hAnsi="宋体" w:cs="宋体"/>
        </w:rPr>
        <w:t xml:space="preserve"> better </w:t>
      </w:r>
      <w:del w:id="556" w:author="作者" w:date="2026-08-27T09:50:00Z">
        <w:r w:rsidRPr="00FE5058">
          <w:rPr>
            <w:rFonts w:hAnsi="宋体" w:cs="宋体" w:hint="eastAsia"/>
          </w:rPr>
          <w:delText>candidate on that dimension</w:delText>
        </w:r>
      </w:del>
      <w:ins w:id="557" w:author="作者" w:date="2026-08-27T09:50:00Z">
        <w:r w:rsidR="009C74B6" w:rsidRPr="009C74B6">
          <w:rPr>
            <w:rFonts w:hAnsi="宋体" w:cs="宋体"/>
          </w:rPr>
          <w:t xml:space="preserve">performance </w:t>
        </w:r>
      </w:ins>
      <w:r w:rsidR="009C74B6" w:rsidRPr="009C74B6">
        <w:rPr>
          <w:rFonts w:hAnsi="宋体" w:cs="宋体"/>
        </w:rPr>
        <w:t>\upcite{11}.</w:t>
      </w:r>
    </w:p>
    <w:p w14:paraId="2D882935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BA1AAFF" w14:textId="1B05C75C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Equation~\eqref{eq:state} </w:t>
      </w:r>
      <w:del w:id="558" w:author="作者" w:date="2026-08-27T09:50:00Z">
        <w:r w:rsidR="005A14BF" w:rsidRPr="00FE5058">
          <w:rPr>
            <w:rFonts w:hAnsi="宋体" w:cs="宋体" w:hint="eastAsia"/>
          </w:rPr>
          <w:delText>is not merely a static network-state definition; it is</w:delText>
        </w:r>
      </w:del>
      <w:ins w:id="559" w:author="作者" w:date="2026-08-27T09:50:00Z">
        <w:r w:rsidRPr="009C74B6">
          <w:rPr>
            <w:rFonts w:hAnsi="宋体" w:cs="宋体"/>
          </w:rPr>
          <w:t>provides</w:t>
        </w:r>
      </w:ins>
      <w:r w:rsidRPr="009C74B6">
        <w:rPr>
          <w:rFonts w:hAnsi="宋体" w:cs="宋体"/>
        </w:rPr>
        <w:t xml:space="preserve"> the common input interface for the subsequent algorithm chain. Stacking $S_i(t)$ for the three candidates at </w:t>
      </w:r>
      <w:del w:id="560" w:author="作者" w:date="2026-08-27T09:50:00Z">
        <w:r w:rsidR="005A14BF" w:rsidRPr="00FE5058">
          <w:rPr>
            <w:rFonts w:hAnsi="宋体" w:cs="宋体" w:hint="eastAsia"/>
          </w:rPr>
          <w:delText xml:space="preserve">a single </w:delText>
        </w:r>
      </w:del>
      <w:r w:rsidRPr="009C74B6">
        <w:rPr>
          <w:rFonts w:hAnsi="宋体" w:cs="宋体"/>
        </w:rPr>
        <w:t xml:space="preserve">time </w:t>
      </w:r>
      <w:del w:id="561" w:author="作者" w:date="2026-08-27T09:50:00Z">
        <w:r w:rsidR="005A14BF" w:rsidRPr="00FE5058">
          <w:rPr>
            <w:rFonts w:hAnsi="宋体" w:cs="宋体" w:hint="eastAsia"/>
          </w:rPr>
          <w:delText>produces</w:delText>
        </w:r>
      </w:del>
      <w:ins w:id="562" w:author="作者" w:date="2026-08-27T09:50:00Z">
        <w:r w:rsidRPr="009C74B6">
          <w:rPr>
            <w:rFonts w:hAnsi="宋体" w:cs="宋体"/>
          </w:rPr>
          <w:t>\textit{t} forms</w:t>
        </w:r>
      </w:ins>
      <w:r w:rsidRPr="009C74B6">
        <w:rPr>
          <w:rFonts w:hAnsi="宋体" w:cs="宋体"/>
        </w:rPr>
        <w:t xml:space="preserve"> the current-state matrix $S_{\mathrm{cur}}\in\mathbf{R}^{3\times5}$, which </w:t>
      </w:r>
      <w:del w:id="563" w:author="作者" w:date="2026-08-27T09:50:00Z">
        <w:r w:rsidR="005A14BF" w:rsidRPr="00FE5058">
          <w:rPr>
            <w:rFonts w:hAnsi="宋体" w:cs="宋体" w:hint="eastAsia"/>
          </w:rPr>
          <w:delText>directly enters</w:delText>
        </w:r>
      </w:del>
      <w:ins w:id="564" w:author="作者" w:date="2026-08-27T09:50:00Z">
        <w:r w:rsidRPr="009C74B6">
          <w:rPr>
            <w:rFonts w:hAnsi="宋体" w:cs="宋体"/>
          </w:rPr>
          <w:t>feeds</w:t>
        </w:r>
      </w:ins>
      <w:r w:rsidRPr="009C74B6">
        <w:rPr>
          <w:rFonts w:hAnsi="宋体" w:cs="宋体"/>
        </w:rPr>
        <w:t xml:space="preserve"> the attention</w:t>
      </w:r>
      <w:ins w:id="565" w:author="作者" w:date="2026-08-27T09:50:00Z">
        <w:r w:rsidRPr="009C74B6">
          <w:rPr>
            <w:rFonts w:hAnsi="宋体" w:cs="宋体"/>
          </w:rPr>
          <w:t>-based</w:t>
        </w:r>
      </w:ins>
      <w:r w:rsidRPr="009C74B6">
        <w:rPr>
          <w:rFonts w:hAnsi="宋体" w:cs="宋体"/>
        </w:rPr>
        <w:t xml:space="preserve"> weight-generation module </w:t>
      </w:r>
      <w:del w:id="566" w:author="作者" w:date="2026-08-27T09:50:00Z">
        <w:r w:rsidR="005A14BF" w:rsidRPr="00FE5058">
          <w:rPr>
            <w:rFonts w:hAnsi="宋体" w:cs="宋体" w:hint="eastAsia"/>
          </w:rPr>
          <w:delText xml:space="preserve">in </w:delText>
        </w:r>
      </w:del>
      <w:ins w:id="567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Section~2.2</w:t>
      </w:r>
      <w:del w:id="568" w:author="作者" w:date="2026-08-27T09:50:00Z">
        <w:r w:rsidR="005A14BF" w:rsidRPr="00FE5058">
          <w:rPr>
            <w:rFonts w:hAnsi="宋体" w:cs="宋体" w:hint="eastAsia"/>
          </w:rPr>
          <w:delText>.</w:delText>
        </w:r>
      </w:del>
      <w:ins w:id="569" w:author="作者" w:date="2026-08-27T09:50:00Z">
        <w:r w:rsidRPr="009C74B6">
          <w:rPr>
            <w:rFonts w:hAnsi="宋体" w:cs="宋体"/>
          </w:rPr>
          <w:t>).</w:t>
        </w:r>
      </w:ins>
      <w:r w:rsidRPr="009C74B6">
        <w:rPr>
          <w:rFonts w:hAnsi="宋体" w:cs="宋体"/>
        </w:rPr>
        <w:t xml:space="preserve"> Stacking </w:t>
      </w:r>
      <w:del w:id="570" w:author="作者" w:date="2026-08-27T09:50:00Z">
        <w:r w:rsidR="005A14BF" w:rsidRPr="00FE5058">
          <w:rPr>
            <w:rFonts w:hAnsi="宋体" w:cs="宋体" w:hint="eastAsia"/>
          </w:rPr>
          <w:delText xml:space="preserve">the state vectors of </w:delText>
        </w:r>
      </w:del>
      <w:r w:rsidRPr="009C74B6">
        <w:rPr>
          <w:rFonts w:hAnsi="宋体" w:cs="宋体"/>
        </w:rPr>
        <w:t xml:space="preserve">one </w:t>
      </w:r>
      <w:del w:id="571" w:author="作者" w:date="2026-08-27T09:50:00Z">
        <w:r w:rsidR="005A14BF" w:rsidRPr="00FE5058">
          <w:rPr>
            <w:rFonts w:hAnsi="宋体" w:cs="宋体" w:hint="eastAsia"/>
          </w:rPr>
          <w:delText xml:space="preserve">candidate </w:delText>
        </w:r>
      </w:del>
      <w:ins w:id="572" w:author="作者" w:date="2026-08-27T09:50:00Z">
        <w:r w:rsidRPr="009C74B6">
          <w:rPr>
            <w:rFonts w:hAnsi="宋体" w:cs="宋体"/>
          </w:rPr>
          <w:t xml:space="preserve">candidate's states </w:t>
        </w:r>
      </w:ins>
      <w:r w:rsidRPr="009C74B6">
        <w:rPr>
          <w:rFonts w:hAnsi="宋体" w:cs="宋体"/>
        </w:rPr>
        <w:t xml:space="preserve">over 10 consecutive decision periods </w:t>
      </w:r>
      <w:del w:id="573" w:author="作者" w:date="2026-08-27T09:50:00Z">
        <w:r w:rsidR="005A14BF" w:rsidRPr="00FE5058">
          <w:rPr>
            <w:rFonts w:hAnsi="宋体" w:cs="宋体" w:hint="eastAsia"/>
          </w:rPr>
          <w:delText>produces</w:delText>
        </w:r>
      </w:del>
      <w:ins w:id="574" w:author="作者" w:date="2026-08-27T09:50:00Z">
        <w:r w:rsidRPr="009C74B6">
          <w:rPr>
            <w:rFonts w:hAnsi="宋体" w:cs="宋体"/>
          </w:rPr>
          <w:t>forms</w:t>
        </w:r>
      </w:ins>
      <w:r w:rsidRPr="009C74B6">
        <w:rPr>
          <w:rFonts w:hAnsi="宋体" w:cs="宋体"/>
        </w:rPr>
        <w:t xml:space="preserve"> the historical-state tensor $X_k\in\mathbf{R}^{10\times5}$, which </w:t>
      </w:r>
      <w:del w:id="575" w:author="作者" w:date="2026-08-27T09:50:00Z">
        <w:r w:rsidR="005A14BF" w:rsidRPr="00FE5058">
          <w:rPr>
            <w:rFonts w:hAnsi="宋体" w:cs="宋体" w:hint="eastAsia"/>
          </w:rPr>
          <w:delText>enters</w:delText>
        </w:r>
      </w:del>
      <w:ins w:id="576" w:author="作者" w:date="2026-08-27T09:50:00Z">
        <w:r w:rsidRPr="009C74B6">
          <w:rPr>
            <w:rFonts w:hAnsi="宋体" w:cs="宋体"/>
          </w:rPr>
          <w:t>feeds</w:t>
        </w:r>
      </w:ins>
      <w:r w:rsidRPr="009C74B6">
        <w:rPr>
          <w:rFonts w:hAnsi="宋体" w:cs="宋体"/>
        </w:rPr>
        <w:t xml:space="preserve"> the stacked-LSTM prediction module </w:t>
      </w:r>
      <w:del w:id="577" w:author="作者" w:date="2026-08-27T09:50:00Z">
        <w:r w:rsidR="005A14BF" w:rsidRPr="00FE5058">
          <w:rPr>
            <w:rFonts w:hAnsi="宋体" w:cs="宋体" w:hint="eastAsia"/>
          </w:rPr>
          <w:delText xml:space="preserve">in </w:delText>
        </w:r>
      </w:del>
      <w:ins w:id="578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Section~2.1</w:t>
      </w:r>
      <w:del w:id="579" w:author="作者" w:date="2026-08-27T09:50:00Z">
        <w:r w:rsidR="005A14BF" w:rsidRPr="00FE5058">
          <w:rPr>
            <w:rFonts w:hAnsi="宋体" w:cs="宋体" w:hint="eastAsia"/>
          </w:rPr>
          <w:delText xml:space="preserve">. The </w:delText>
        </w:r>
      </w:del>
      <w:ins w:id="580" w:author="作者" w:date="2026-08-27T09:50:00Z">
        <w:r w:rsidRPr="009C74B6">
          <w:rPr>
            <w:rFonts w:hAnsi="宋体" w:cs="宋体"/>
          </w:rPr>
          <w:t xml:space="preserve">). Therefore, the </w:t>
        </w:r>
      </w:ins>
      <w:r w:rsidRPr="009C74B6">
        <w:rPr>
          <w:rFonts w:hAnsi="宋体" w:cs="宋体"/>
        </w:rPr>
        <w:t xml:space="preserve">network-state parameters in Section~1 </w:t>
      </w:r>
      <w:del w:id="581" w:author="作者" w:date="2026-08-27T09:50:00Z">
        <w:r w:rsidR="005A14BF" w:rsidRPr="00FE5058">
          <w:rPr>
            <w:rFonts w:hAnsi="宋体" w:cs="宋体" w:hint="eastAsia"/>
          </w:rPr>
          <w:delText>thus characterize</w:delText>
        </w:r>
      </w:del>
      <w:ins w:id="582" w:author="作者" w:date="2026-08-27T09:50:00Z">
        <w:r w:rsidRPr="009C74B6">
          <w:rPr>
            <w:rFonts w:hAnsi="宋体" w:cs="宋体"/>
          </w:rPr>
          <w:t>capture</w:t>
        </w:r>
      </w:ins>
      <w:r w:rsidRPr="009C74B6">
        <w:rPr>
          <w:rFonts w:hAnsi="宋体" w:cs="宋体"/>
        </w:rPr>
        <w:t xml:space="preserve"> both cross-</w:t>
      </w:r>
      <w:del w:id="583" w:author="作者" w:date="2026-08-27T09:50:00Z">
        <w:r w:rsidR="005A14BF" w:rsidRPr="00FE5058">
          <w:rPr>
            <w:rFonts w:hAnsi="宋体" w:cs="宋体" w:hint="eastAsia"/>
          </w:rPr>
          <w:delText>sectional</w:delText>
        </w:r>
      </w:del>
      <w:ins w:id="584" w:author="作者" w:date="2026-08-27T09:50:00Z">
        <w:r w:rsidRPr="009C74B6">
          <w:rPr>
            <w:rFonts w:hAnsi="宋体" w:cs="宋体"/>
          </w:rPr>
          <w:t>candidate</w:t>
        </w:r>
      </w:ins>
      <w:r w:rsidRPr="009C74B6">
        <w:rPr>
          <w:rFonts w:hAnsi="宋体" w:cs="宋体"/>
        </w:rPr>
        <w:t xml:space="preserve"> differences </w:t>
      </w:r>
      <w:del w:id="585" w:author="作者" w:date="2026-08-27T09:50:00Z">
        <w:r w:rsidR="005A14BF" w:rsidRPr="00FE5058">
          <w:rPr>
            <w:rFonts w:hAnsi="宋体" w:cs="宋体" w:hint="eastAsia"/>
          </w:rPr>
          <w:delText xml:space="preserve">among candidates </w:delText>
        </w:r>
      </w:del>
      <w:r w:rsidRPr="009C74B6">
        <w:rPr>
          <w:rFonts w:hAnsi="宋体" w:cs="宋体"/>
        </w:rPr>
        <w:t xml:space="preserve">and the short-term evolution of </w:t>
      </w:r>
      <w:del w:id="586" w:author="作者" w:date="2026-08-27T09:50:00Z">
        <w:r w:rsidR="005A14BF" w:rsidRPr="00FE5058">
          <w:rPr>
            <w:rFonts w:hAnsi="宋体" w:cs="宋体" w:hint="eastAsia"/>
          </w:rPr>
          <w:delText>one network caused</w:delText>
        </w:r>
      </w:del>
      <w:ins w:id="587" w:author="作者" w:date="2026-08-27T09:50:00Z">
        <w:r w:rsidRPr="009C74B6">
          <w:rPr>
            <w:rFonts w:hAnsi="宋体" w:cs="宋体"/>
          </w:rPr>
          <w:t>individual networks induced</w:t>
        </w:r>
      </w:ins>
      <w:r w:rsidRPr="009C74B6">
        <w:rPr>
          <w:rFonts w:hAnsi="宋体" w:cs="宋体"/>
        </w:rPr>
        <w:t xml:space="preserve"> by UAV </w:t>
      </w:r>
      <w:del w:id="588" w:author="作者" w:date="2026-08-27T09:50:00Z">
        <w:r w:rsidR="005A14BF" w:rsidRPr="00FE5058">
          <w:rPr>
            <w:rFonts w:hAnsi="宋体" w:cs="宋体" w:hint="eastAsia"/>
          </w:rPr>
          <w:delText>motion</w:delText>
        </w:r>
      </w:del>
      <w:ins w:id="589" w:author="作者" w:date="2026-08-27T09:50:00Z">
        <w:r w:rsidRPr="009C74B6">
          <w:rPr>
            <w:rFonts w:hAnsi="宋体" w:cs="宋体"/>
          </w:rPr>
          <w:t>mobility</w:t>
        </w:r>
      </w:ins>
      <w:r w:rsidRPr="009C74B6">
        <w:rPr>
          <w:rFonts w:hAnsi="宋体" w:cs="宋体"/>
        </w:rPr>
        <w:t>.</w:t>
      </w:r>
    </w:p>
    <w:p w14:paraId="6429EEA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7B6A344" w14:textId="0890A5F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UAV motion continuously changes candidate signal </w:t>
      </w:r>
      <w:del w:id="590" w:author="作者" w:date="2026-08-27T09:50:00Z">
        <w:r w:rsidR="005A14BF" w:rsidRPr="00FE5058">
          <w:rPr>
            <w:rFonts w:hAnsi="宋体" w:cs="宋体" w:hint="eastAsia"/>
          </w:rPr>
          <w:delText xml:space="preserve">quality </w:delText>
        </w:r>
      </w:del>
      <w:r w:rsidRPr="009C74B6">
        <w:rPr>
          <w:rFonts w:hAnsi="宋体" w:cs="宋体"/>
        </w:rPr>
        <w:t xml:space="preserve">and transmission performance. </w:t>
      </w:r>
      <w:del w:id="591" w:author="作者" w:date="2026-08-27T09:50:00Z">
        <w:r w:rsidR="005A14BF" w:rsidRPr="00FE5058">
          <w:rPr>
            <w:rFonts w:hAnsi="宋体" w:cs="宋体" w:hint="eastAsia"/>
          </w:rPr>
          <w:delText>If a handover decision</w:delText>
        </w:r>
        <w:r w:rsidR="005A14BF" w:rsidRPr="00FE5058">
          <w:rPr>
            <w:rFonts w:hAnsi="宋体" w:cs="宋体" w:hint="eastAsia"/>
          </w:rPr>
          <w:delText xml:space="preserve"> considers</w:delText>
        </w:r>
      </w:del>
      <w:ins w:id="592" w:author="作者" w:date="2026-08-27T09:50:00Z">
        <w:r w:rsidRPr="009C74B6">
          <w:rPr>
            <w:rFonts w:hAnsi="宋体" w:cs="宋体"/>
          </w:rPr>
          <w:t>Relying</w:t>
        </w:r>
      </w:ins>
      <w:r w:rsidRPr="009C74B6">
        <w:rPr>
          <w:rFonts w:hAnsi="宋体" w:cs="宋体"/>
        </w:rPr>
        <w:t xml:space="preserve"> only </w:t>
      </w:r>
      <w:ins w:id="593" w:author="作者" w:date="2026-08-27T09:50:00Z">
        <w:r w:rsidRPr="009C74B6">
          <w:rPr>
            <w:rFonts w:hAnsi="宋体" w:cs="宋体"/>
          </w:rPr>
          <w:t xml:space="preserve">on </w:t>
        </w:r>
      </w:ins>
      <w:r w:rsidRPr="009C74B6">
        <w:rPr>
          <w:rFonts w:hAnsi="宋体" w:cs="宋体"/>
        </w:rPr>
        <w:t>current indicators</w:t>
      </w:r>
      <w:del w:id="594" w:author="作者" w:date="2026-08-27T09:50:00Z">
        <w:r w:rsidR="005A14BF" w:rsidRPr="00FE5058">
          <w:rPr>
            <w:rFonts w:hAnsi="宋体" w:cs="宋体" w:hint="eastAsia"/>
          </w:rPr>
          <w:delText>, a UAV rapidly approaching a</w:delText>
        </w:r>
      </w:del>
      <w:ins w:id="595" w:author="作者" w:date="2026-08-27T09:50:00Z">
        <w:r w:rsidRPr="009C74B6">
          <w:rPr>
            <w:rFonts w:hAnsi="宋体" w:cs="宋体"/>
          </w:rPr>
          <w:t xml:space="preserve"> may prevent timely handover near</w:t>
        </w:r>
      </w:ins>
      <w:r w:rsidRPr="009C74B6">
        <w:rPr>
          <w:rFonts w:hAnsi="宋体" w:cs="宋体"/>
        </w:rPr>
        <w:t xml:space="preserve"> coverage </w:t>
      </w:r>
      <w:del w:id="596" w:author="作者" w:date="2026-08-27T09:50:00Z">
        <w:r w:rsidR="005A14BF" w:rsidRPr="00FE5058">
          <w:rPr>
            <w:rFonts w:hAnsi="宋体" w:cs="宋体" w:hint="eastAsia"/>
          </w:rPr>
          <w:delText>edge may not complete migration in time</w:delText>
        </w:r>
      </w:del>
      <w:ins w:id="597" w:author="作者" w:date="2026-08-27T09:50:00Z">
        <w:r w:rsidRPr="009C74B6">
          <w:rPr>
            <w:rFonts w:hAnsi="宋体" w:cs="宋体"/>
          </w:rPr>
          <w:t>edges</w:t>
        </w:r>
      </w:ins>
      <w:r w:rsidRPr="009C74B6">
        <w:rPr>
          <w:rFonts w:hAnsi="宋体" w:cs="宋体"/>
        </w:rPr>
        <w:t xml:space="preserve">, increasing </w:t>
      </w:r>
      <w:del w:id="598" w:author="作者" w:date="2026-08-27T09:50:00Z">
        <w:r w:rsidR="005A14BF" w:rsidRPr="00FE5058">
          <w:rPr>
            <w:rFonts w:hAnsi="宋体" w:cs="宋体" w:hint="eastAsia"/>
          </w:rPr>
          <w:delText xml:space="preserve">the risk of </w:delText>
        </w:r>
      </w:del>
      <w:r w:rsidRPr="009C74B6">
        <w:rPr>
          <w:rFonts w:hAnsi="宋体" w:cs="宋体"/>
        </w:rPr>
        <w:t>link</w:t>
      </w:r>
      <w:del w:id="599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600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interruption </w:t>
      </w:r>
      <w:ins w:id="601" w:author="作者" w:date="2026-08-27T09:50:00Z">
        <w:r w:rsidRPr="009C74B6">
          <w:rPr>
            <w:rFonts w:hAnsi="宋体" w:cs="宋体"/>
          </w:rPr>
          <w:t xml:space="preserve">risk </w:t>
        </w:r>
      </w:ins>
      <w:r w:rsidRPr="009C74B6">
        <w:rPr>
          <w:rFonts w:hAnsi="宋体" w:cs="宋体"/>
        </w:rPr>
        <w:t xml:space="preserve">and </w:t>
      </w:r>
      <w:del w:id="602" w:author="作者" w:date="2026-08-27T09:50:00Z">
        <w:r w:rsidR="005A14BF" w:rsidRPr="00FE5058">
          <w:rPr>
            <w:rFonts w:hAnsi="宋体" w:cs="宋体" w:hint="eastAsia"/>
          </w:rPr>
          <w:delText>degraded</w:delText>
        </w:r>
      </w:del>
      <w:ins w:id="603" w:author="作者" w:date="2026-08-27T09:50:00Z">
        <w:r w:rsidRPr="009C74B6">
          <w:rPr>
            <w:rFonts w:hAnsi="宋体" w:cs="宋体"/>
          </w:rPr>
          <w:t>degrading</w:t>
        </w:r>
      </w:ins>
      <w:r w:rsidRPr="009C74B6">
        <w:rPr>
          <w:rFonts w:hAnsi="宋体" w:cs="宋体"/>
        </w:rPr>
        <w:t xml:space="preserve"> service continuity; </w:t>
      </w:r>
      <w:ins w:id="604" w:author="作者" w:date="2026-08-27T09:50:00Z">
        <w:r w:rsidRPr="009C74B6">
          <w:rPr>
            <w:rFonts w:hAnsi="宋体" w:cs="宋体"/>
          </w:rPr>
          <w:t xml:space="preserve">UAV cellular-network </w:t>
        </w:r>
      </w:ins>
      <w:r w:rsidRPr="009C74B6">
        <w:rPr>
          <w:rFonts w:hAnsi="宋体" w:cs="宋体"/>
        </w:rPr>
        <w:t xml:space="preserve">coverage and handover </w:t>
      </w:r>
      <w:del w:id="605" w:author="作者" w:date="2026-08-27T09:50:00Z">
        <w:r w:rsidR="005A14BF" w:rsidRPr="00FE5058">
          <w:rPr>
            <w:rFonts w:hAnsi="宋体" w:cs="宋体" w:hint="eastAsia"/>
          </w:rPr>
          <w:delText xml:space="preserve">properties of UAV cellular networks </w:delText>
        </w:r>
      </w:del>
      <w:ins w:id="606" w:author="作者" w:date="2026-08-27T09:50:00Z">
        <w:r w:rsidRPr="009C74B6">
          <w:rPr>
            <w:rFonts w:hAnsi="宋体" w:cs="宋体"/>
          </w:rPr>
          <w:t xml:space="preserve">characteristics </w:t>
        </w:r>
      </w:ins>
      <w:r w:rsidRPr="009C74B6">
        <w:rPr>
          <w:rFonts w:hAnsi="宋体" w:cs="宋体"/>
        </w:rPr>
        <w:t>are discussed in</w:t>
      </w:r>
      <w:ins w:id="607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\upcite{23}. Recent work has also </w:t>
      </w:r>
      <w:del w:id="608" w:author="作者" w:date="2026-08-27T09:50:00Z">
        <w:r w:rsidR="005A14BF" w:rsidRPr="00FE5058">
          <w:rPr>
            <w:rFonts w:hAnsi="宋体" w:cs="宋体" w:hint="eastAsia"/>
          </w:rPr>
          <w:delText>addressed</w:delText>
        </w:r>
      </w:del>
      <w:ins w:id="609" w:author="作者" w:date="2026-08-27T09:50:00Z">
        <w:r w:rsidRPr="009C74B6">
          <w:rPr>
            <w:rFonts w:hAnsi="宋体" w:cs="宋体"/>
          </w:rPr>
          <w:t>investigated</w:t>
        </w:r>
      </w:ins>
      <w:r w:rsidRPr="009C74B6">
        <w:rPr>
          <w:rFonts w:hAnsi="宋体" w:cs="宋体"/>
        </w:rPr>
        <w:t xml:space="preserve"> 5G ping-pong handover suppression </w:t>
      </w:r>
      <w:del w:id="610" w:author="作者" w:date="2026-08-27T09:50:00Z">
        <w:r w:rsidR="005A14BF" w:rsidRPr="00FE5058">
          <w:rPr>
            <w:rFonts w:hAnsi="宋体" w:cs="宋体" w:hint="eastAsia"/>
          </w:rPr>
          <w:delText>from a</w:delText>
        </w:r>
      </w:del>
      <w:ins w:id="611" w:author="作者" w:date="2026-08-27T09:50:00Z">
        <w:r w:rsidRPr="009C74B6">
          <w:rPr>
            <w:rFonts w:hAnsi="宋体" w:cs="宋体"/>
          </w:rPr>
          <w:t>through</w:t>
        </w:r>
      </w:ins>
      <w:r w:rsidRPr="009C74B6">
        <w:rPr>
          <w:rFonts w:hAnsi="宋体" w:cs="宋体"/>
        </w:rPr>
        <w:t xml:space="preserve"> self-optimization </w:t>
      </w:r>
      <w:del w:id="612" w:author="作者" w:date="2026-08-27T09:50:00Z">
        <w:r w:rsidR="005A14BF" w:rsidRPr="00FE5058">
          <w:rPr>
            <w:rFonts w:hAnsi="宋体" w:cs="宋体" w:hint="eastAsia"/>
          </w:rPr>
          <w:delText>perspective</w:delText>
        </w:r>
      </w:del>
      <w:r w:rsidRPr="009C74B6">
        <w:rPr>
          <w:rFonts w:hAnsi="宋体" w:cs="宋体"/>
        </w:rPr>
        <w:t xml:space="preserve">\upcite{24}. </w:t>
      </w:r>
      <w:del w:id="613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ins w:id="614" w:author="作者" w:date="2026-08-27T09:50:00Z">
        <w:r w:rsidRPr="009C74B6">
          <w:rPr>
            <w:rFonts w:hAnsi="宋体" w:cs="宋体"/>
          </w:rPr>
          <w:t xml:space="preserve">Accordingly, the </w:t>
        </w:r>
      </w:ins>
      <w:r w:rsidRPr="009C74B6">
        <w:rPr>
          <w:rFonts w:hAnsi="宋体" w:cs="宋体"/>
        </w:rPr>
        <w:t xml:space="preserve">algorithm </w:t>
      </w:r>
      <w:del w:id="615" w:author="作者" w:date="2026-08-27T09:50:00Z">
        <w:r w:rsidR="005A14BF" w:rsidRPr="00FE5058">
          <w:rPr>
            <w:rFonts w:hAnsi="宋体" w:cs="宋体" w:hint="eastAsia"/>
          </w:rPr>
          <w:delText>therefore organizes</w:delText>
        </w:r>
      </w:del>
      <w:ins w:id="616" w:author="作者" w:date="2026-08-27T09:50:00Z">
        <w:r w:rsidRPr="009C74B6">
          <w:rPr>
            <w:rFonts w:hAnsi="宋体" w:cs="宋体"/>
          </w:rPr>
          <w:t>uses</w:t>
        </w:r>
      </w:ins>
      <w:r w:rsidRPr="009C74B6">
        <w:rPr>
          <w:rFonts w:hAnsi="宋体" w:cs="宋体"/>
        </w:rPr>
        <w:t xml:space="preserve"> network states from recent decision periods as temporal inputs to predict short-term future states and </w:t>
      </w:r>
      <w:del w:id="617" w:author="作者" w:date="2026-08-27T09:50:00Z">
        <w:r w:rsidR="005A14BF" w:rsidRPr="00FE5058">
          <w:rPr>
            <w:rFonts w:hAnsi="宋体" w:cs="宋体" w:hint="eastAsia"/>
          </w:rPr>
          <w:delText>uses</w:delText>
        </w:r>
      </w:del>
      <w:ins w:id="618" w:author="作者" w:date="2026-08-27T09:50:00Z">
        <w:r w:rsidRPr="009C74B6">
          <w:rPr>
            <w:rFonts w:hAnsi="宋体" w:cs="宋体"/>
          </w:rPr>
          <w:t>combines</w:t>
        </w:r>
      </w:ins>
      <w:r w:rsidRPr="009C74B6">
        <w:rPr>
          <w:rFonts w:hAnsi="宋体" w:cs="宋体"/>
        </w:rPr>
        <w:t xml:space="preserve"> them </w:t>
      </w:r>
      <w:del w:id="619" w:author="作者" w:date="2026-08-27T09:50:00Z">
        <w:r w:rsidR="005A14BF" w:rsidRPr="00FE5058">
          <w:rPr>
            <w:rFonts w:hAnsi="宋体" w:cs="宋体" w:hint="eastAsia"/>
          </w:rPr>
          <w:delText xml:space="preserve">together </w:delText>
        </w:r>
      </w:del>
      <w:r w:rsidRPr="009C74B6">
        <w:rPr>
          <w:rFonts w:hAnsi="宋体" w:cs="宋体"/>
        </w:rPr>
        <w:t xml:space="preserve">with the current state for the final </w:t>
      </w:r>
      <w:ins w:id="620" w:author="作者" w:date="2026-08-27T09:50:00Z">
        <w:r w:rsidRPr="009C74B6">
          <w:rPr>
            <w:rFonts w:hAnsi="宋体" w:cs="宋体"/>
          </w:rPr>
          <w:t xml:space="preserve">handover </w:t>
        </w:r>
      </w:ins>
      <w:r w:rsidRPr="009C74B6">
        <w:rPr>
          <w:rFonts w:hAnsi="宋体" w:cs="宋体"/>
        </w:rPr>
        <w:t>decision.</w:t>
      </w:r>
    </w:p>
    <w:p w14:paraId="74A22C8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C946762" w14:textId="303ABF08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\section{LAAVHA </w:t>
      </w:r>
      <w:del w:id="621" w:author="作者" w:date="2026-08-27T09:50:00Z">
        <w:r w:rsidR="005A14BF" w:rsidRPr="00FE5058">
          <w:rPr>
            <w:rFonts w:hAnsi="宋体" w:cs="宋体" w:hint="eastAsia"/>
          </w:rPr>
          <w:delText>adaptive vertical handover algorithm</w:delText>
        </w:r>
      </w:del>
      <w:ins w:id="622" w:author="作者" w:date="2026-08-27T09:50:00Z">
        <w:r w:rsidRPr="009C74B6">
          <w:rPr>
            <w:rFonts w:hAnsi="宋体" w:cs="宋体"/>
          </w:rPr>
          <w:t>Adaptive Vertical Handover Algorithm</w:t>
        </w:r>
      </w:ins>
      <w:r w:rsidRPr="009C74B6">
        <w:rPr>
          <w:rFonts w:hAnsi="宋体" w:cs="宋体"/>
        </w:rPr>
        <w:t>}</w:t>
      </w:r>
    </w:p>
    <w:p w14:paraId="344ED0C7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EAC2248" w14:textId="03BF4CD4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Based on the network scenario and state parameters </w:t>
      </w:r>
      <w:del w:id="623" w:author="作者" w:date="2026-08-27T09:50:00Z">
        <w:r w:rsidR="005A14BF" w:rsidRPr="00FE5058">
          <w:rPr>
            <w:rFonts w:hAnsi="宋体" w:cs="宋体" w:hint="eastAsia"/>
          </w:rPr>
          <w:delText xml:space="preserve">defined in </w:delText>
        </w:r>
      </w:del>
      <w:ins w:id="624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Section~1</w:t>
      </w:r>
      <w:del w:id="625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626" w:author="作者" w:date="2026-08-27T09:50:00Z">
        <w:r w:rsidRPr="009C74B6">
          <w:rPr>
            <w:rFonts w:hAnsi="宋体" w:cs="宋体"/>
          </w:rPr>
          <w:t>),</w:t>
        </w:r>
      </w:ins>
      <w:r w:rsidRPr="009C74B6">
        <w:rPr>
          <w:rFonts w:hAnsi="宋体" w:cs="宋体"/>
        </w:rPr>
        <w:t xml:space="preserve"> this section proposes LAAVHA, an adaptive </w:t>
      </w:r>
      <w:del w:id="627" w:author="作者" w:date="2026-08-27T09:50:00Z">
        <w:r w:rsidR="005A14BF" w:rsidRPr="00FE5058">
          <w:rPr>
            <w:rFonts w:hAnsi="宋体" w:cs="宋体" w:hint="eastAsia"/>
          </w:rPr>
          <w:delText>verti</w:delText>
        </w:r>
        <w:r w:rsidR="005A14BF" w:rsidRPr="00FE5058">
          <w:rPr>
            <w:rFonts w:hAnsi="宋体" w:cs="宋体" w:hint="eastAsia"/>
          </w:rPr>
          <w:delText>cal-handover</w:delText>
        </w:r>
      </w:del>
      <w:ins w:id="628" w:author="作者" w:date="2026-08-27T09:50:00Z">
        <w:r w:rsidRPr="009C74B6">
          <w:rPr>
            <w:rFonts w:hAnsi="宋体" w:cs="宋体"/>
          </w:rPr>
          <w:t>VHO</w:t>
        </w:r>
      </w:ins>
      <w:r w:rsidRPr="009C74B6">
        <w:rPr>
          <w:rFonts w:hAnsi="宋体" w:cs="宋体"/>
        </w:rPr>
        <w:t xml:space="preserve"> algorithm </w:t>
      </w:r>
      <w:del w:id="629" w:author="作者" w:date="2026-08-27T09:50:00Z">
        <w:r w:rsidR="005A14BF" w:rsidRPr="00FE5058">
          <w:rPr>
            <w:rFonts w:hAnsi="宋体" w:cs="宋体" w:hint="eastAsia"/>
          </w:rPr>
          <w:delText>based on a long short-term memory network</w:delText>
        </w:r>
      </w:del>
      <w:ins w:id="630" w:author="作者" w:date="2026-08-27T09:50:00Z">
        <w:r w:rsidRPr="009C74B6">
          <w:rPr>
            <w:rFonts w:hAnsi="宋体" w:cs="宋体"/>
          </w:rPr>
          <w:t>that integrates LSTM</w:t>
        </w:r>
      </w:ins>
      <w:r w:rsidRPr="009C74B6">
        <w:rPr>
          <w:rFonts w:hAnsi="宋体" w:cs="宋体"/>
        </w:rPr>
        <w:t xml:space="preserve"> and </w:t>
      </w:r>
      <w:ins w:id="631" w:author="作者" w:date="2026-08-27T09:50:00Z">
        <w:r w:rsidRPr="009C74B6">
          <w:rPr>
            <w:rFonts w:hAnsi="宋体" w:cs="宋体"/>
          </w:rPr>
          <w:t xml:space="preserve">an </w:t>
        </w:r>
      </w:ins>
      <w:r w:rsidRPr="009C74B6">
        <w:rPr>
          <w:rFonts w:hAnsi="宋体" w:cs="宋体"/>
        </w:rPr>
        <w:t xml:space="preserve">attention mechanism. It </w:t>
      </w:r>
      <w:del w:id="632" w:author="作者" w:date="2026-08-27T09:50:00Z">
        <w:r w:rsidR="005A14BF" w:rsidRPr="00FE5058">
          <w:rPr>
            <w:rFonts w:hAnsi="宋体" w:cs="宋体" w:hint="eastAsia"/>
          </w:rPr>
          <w:delText>addresses</w:delText>
        </w:r>
      </w:del>
      <w:ins w:id="633" w:author="作者" w:date="2026-08-27T09:50:00Z">
        <w:r w:rsidRPr="009C74B6">
          <w:rPr>
            <w:rFonts w:hAnsi="宋体" w:cs="宋体"/>
          </w:rPr>
          <w:t>overcomes</w:t>
        </w:r>
      </w:ins>
      <w:r w:rsidRPr="009C74B6">
        <w:rPr>
          <w:rFonts w:hAnsi="宋体" w:cs="宋体"/>
        </w:rPr>
        <w:t xml:space="preserve"> the fixed </w:t>
      </w:r>
      <w:del w:id="634" w:author="作者" w:date="2026-08-27T09:50:00Z">
        <w:r w:rsidR="005A14BF" w:rsidRPr="00FE5058">
          <w:rPr>
            <w:rFonts w:hAnsi="宋体" w:cs="宋体" w:hint="eastAsia"/>
          </w:rPr>
          <w:delText>weights</w:delText>
        </w:r>
      </w:del>
      <w:ins w:id="635" w:author="作者" w:date="2026-08-27T09:50:00Z">
        <w:r w:rsidRPr="009C74B6">
          <w:rPr>
            <w:rFonts w:hAnsi="宋体" w:cs="宋体"/>
          </w:rPr>
          <w:t>weighting</w:t>
        </w:r>
      </w:ins>
      <w:r w:rsidRPr="009C74B6">
        <w:rPr>
          <w:rFonts w:hAnsi="宋体" w:cs="宋体"/>
        </w:rPr>
        <w:t xml:space="preserve"> and lack of temporal prediction in conventional MADM </w:t>
      </w:r>
      <w:del w:id="636" w:author="作者" w:date="2026-08-27T09:50:00Z">
        <w:r w:rsidR="005A14BF" w:rsidRPr="00FE5058">
          <w:rPr>
            <w:rFonts w:hAnsi="宋体" w:cs="宋体" w:hint="eastAsia"/>
          </w:rPr>
          <w:delText>approaches</w:delText>
        </w:r>
      </w:del>
      <w:ins w:id="637" w:author="作者" w:date="2026-08-27T09:50:00Z">
        <w:r w:rsidRPr="009C74B6">
          <w:rPr>
            <w:rFonts w:hAnsi="宋体" w:cs="宋体"/>
          </w:rPr>
          <w:t>methods</w:t>
        </w:r>
      </w:ins>
      <w:r w:rsidRPr="009C74B6">
        <w:rPr>
          <w:rFonts w:hAnsi="宋体" w:cs="宋体"/>
        </w:rPr>
        <w:t xml:space="preserve"> for UAV remote-sensing </w:t>
      </w:r>
      <w:del w:id="638" w:author="作者" w:date="2026-08-27T09:50:00Z">
        <w:r w:rsidR="005A14BF" w:rsidRPr="00FE5058">
          <w:rPr>
            <w:rFonts w:hAnsi="宋体" w:cs="宋体" w:hint="eastAsia"/>
          </w:rPr>
          <w:delText xml:space="preserve">cruise </w:delText>
        </w:r>
      </w:del>
      <w:r w:rsidRPr="009C74B6">
        <w:rPr>
          <w:rFonts w:hAnsi="宋体" w:cs="宋体"/>
        </w:rPr>
        <w:t xml:space="preserve">missions. </w:t>
      </w:r>
      <w:del w:id="639" w:author="作者" w:date="2026-08-27T09:50:00Z">
        <w:r w:rsidR="005A14BF" w:rsidRPr="00FE5058">
          <w:rPr>
            <w:rFonts w:hAnsi="宋体" w:cs="宋体" w:hint="eastAsia"/>
          </w:rPr>
          <w:delText>LAAVHA takes</w:delText>
        </w:r>
      </w:del>
      <w:ins w:id="640" w:author="作者" w:date="2026-08-27T09:50:00Z">
        <w:r w:rsidRPr="009C74B6">
          <w:rPr>
            <w:rFonts w:hAnsi="宋体" w:cs="宋体"/>
          </w:rPr>
          <w:t>Using</w:t>
        </w:r>
      </w:ins>
      <w:r w:rsidRPr="009C74B6">
        <w:rPr>
          <w:rFonts w:hAnsi="宋体" w:cs="宋体"/>
        </w:rPr>
        <w:t xml:space="preserve"> the five-dimensional </w:t>
      </w:r>
      <w:del w:id="641" w:author="作者" w:date="2026-08-27T09:50:00Z">
        <w:r w:rsidR="005A14BF" w:rsidRPr="00FE5058">
          <w:rPr>
            <w:rFonts w:hAnsi="宋体" w:cs="宋体" w:hint="eastAsia"/>
          </w:rPr>
          <w:delText>network-</w:delText>
        </w:r>
      </w:del>
      <w:r w:rsidRPr="009C74B6">
        <w:rPr>
          <w:rFonts w:hAnsi="宋体" w:cs="宋体"/>
        </w:rPr>
        <w:t xml:space="preserve">state vector and sliding window </w:t>
      </w:r>
      <w:del w:id="642" w:author="作者" w:date="2026-08-27T09:50:00Z">
        <w:r w:rsidR="005A14BF" w:rsidRPr="00FE5058">
          <w:rPr>
            <w:rFonts w:hAnsi="宋体" w:cs="宋体" w:hint="eastAsia"/>
          </w:rPr>
          <w:delText xml:space="preserve">described in </w:delText>
        </w:r>
      </w:del>
      <w:ins w:id="643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Section~1</w:t>
      </w:r>
      <w:del w:id="644" w:author="作者" w:date="2026-08-27T09:50:00Z">
        <w:r w:rsidR="005A14BF" w:rsidRPr="00FE5058">
          <w:rPr>
            <w:rFonts w:hAnsi="宋体" w:cs="宋体" w:hint="eastAsia"/>
          </w:rPr>
          <w:delText xml:space="preserve"> as input, then evaluates candidates and makes handover decisions through </w:delText>
        </w:r>
      </w:del>
      <w:ins w:id="645" w:author="作者" w:date="2026-08-27T09:50:00Z">
        <w:r w:rsidRPr="009C74B6">
          <w:rPr>
            <w:rFonts w:hAnsi="宋体" w:cs="宋体"/>
          </w:rPr>
          <w:t xml:space="preserve">), LAAVHA performs </w:t>
        </w:r>
      </w:ins>
      <w:r w:rsidRPr="009C74B6">
        <w:rPr>
          <w:rFonts w:hAnsi="宋体" w:cs="宋体"/>
        </w:rPr>
        <w:t>stacked-LSTM prediction, attention-based dynamic</w:t>
      </w:r>
      <w:del w:id="646" w:author="作者" w:date="2026-08-27T09:50:00Z">
        <w:r w:rsidR="005A14BF" w:rsidRPr="00FE5058">
          <w:rPr>
            <w:rFonts w:hAnsi="宋体" w:cs="宋体" w:hint="eastAsia"/>
          </w:rPr>
          <w:delText>-weight generation</w:delText>
        </w:r>
      </w:del>
      <w:ins w:id="647" w:author="作者" w:date="2026-08-27T09:50:00Z">
        <w:r w:rsidRPr="009C74B6">
          <w:rPr>
            <w:rFonts w:hAnsi="宋体" w:cs="宋体"/>
          </w:rPr>
          <w:t xml:space="preserve"> weighting</w:t>
        </w:r>
      </w:ins>
      <w:r w:rsidRPr="009C74B6">
        <w:rPr>
          <w:rFonts w:hAnsi="宋体" w:cs="宋体"/>
        </w:rPr>
        <w:t>, and improved TOPSIS decision</w:t>
      </w:r>
      <w:del w:id="648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649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making </w:t>
      </w:r>
      <w:del w:id="650" w:author="作者" w:date="2026-08-27T09:50:00Z">
        <w:r w:rsidR="005A14BF" w:rsidRPr="00FE5058">
          <w:rPr>
            <w:rFonts w:hAnsi="宋体" w:cs="宋体" w:hint="eastAsia"/>
          </w:rPr>
          <w:delText>that fuses</w:delText>
        </w:r>
      </w:del>
      <w:ins w:id="651" w:author="作者" w:date="2026-08-27T09:50:00Z">
        <w:r w:rsidRPr="009C74B6">
          <w:rPr>
            <w:rFonts w:hAnsi="宋体" w:cs="宋体"/>
          </w:rPr>
          <w:t>with</w:t>
        </w:r>
      </w:ins>
      <w:r w:rsidRPr="009C74B6">
        <w:rPr>
          <w:rFonts w:hAnsi="宋体" w:cs="宋体"/>
        </w:rPr>
        <w:t xml:space="preserve"> predicted states. ADH and RS-TOPSIS are </w:t>
      </w:r>
      <w:del w:id="652" w:author="作者" w:date="2026-08-27T09:50:00Z">
        <w:r w:rsidR="005A14BF" w:rsidRPr="00FE5058">
          <w:rPr>
            <w:rFonts w:hAnsi="宋体" w:cs="宋体" w:hint="eastAsia"/>
          </w:rPr>
          <w:delText>finally introduced as enhancements</w:delText>
        </w:r>
      </w:del>
      <w:ins w:id="653" w:author="作者" w:date="2026-08-27T09:50:00Z">
        <w:r w:rsidRPr="009C74B6">
          <w:rPr>
            <w:rFonts w:hAnsi="宋体" w:cs="宋体"/>
          </w:rPr>
          <w:t>then incorporated</w:t>
        </w:r>
      </w:ins>
      <w:r w:rsidRPr="009C74B6">
        <w:rPr>
          <w:rFonts w:hAnsi="宋体" w:cs="宋体"/>
        </w:rPr>
        <w:t xml:space="preserve"> to form ALERA.</w:t>
      </w:r>
    </w:p>
    <w:p w14:paraId="3CAC02A4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DEE294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\begin{figure}[H]</w:t>
      </w:r>
    </w:p>
    <w:p w14:paraId="24B2E25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7DA0D62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\includegraphics[width=\textwidth]{fig_laavha_framework_en.png}\\[1mm]</w:t>
      </w:r>
    </w:p>
    <w:p w14:paraId="1E446DC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(a) LAAVHA algorithm framework\\[3mm]</w:t>
      </w:r>
    </w:p>
    <w:p w14:paraId="4233925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\includegraphics[width=\textwidth]{fig_alera_framework_en.png}\\[1mm]</w:t>
      </w:r>
    </w:p>
    <w:p w14:paraId="4F826F9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(b) ALERA algorithm framework</w:t>
      </w:r>
    </w:p>
    <w:p w14:paraId="59FFFF72" w14:textId="71B4167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</w:t>
      </w:r>
      <w:del w:id="654" w:author="作者" w:date="2026-08-27T09:50:00Z">
        <w:r w:rsidR="005A14BF" w:rsidRPr="00FE5058">
          <w:rPr>
            <w:rFonts w:hAnsi="宋体" w:cs="宋体" w:hint="eastAsia"/>
          </w:rPr>
          <w:delText xml:space="preserve">Algorithm frameworks of </w:delText>
        </w:r>
      </w:del>
      <w:r w:rsidRPr="009C74B6">
        <w:rPr>
          <w:rFonts w:hAnsi="宋体" w:cs="宋体"/>
        </w:rPr>
        <w:t>LAAVHA and ALERA</w:t>
      </w:r>
      <w:del w:id="655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656" w:author="作者" w:date="2026-08-27T09:50:00Z">
        <w:r w:rsidRPr="009C74B6">
          <w:rPr>
            <w:rFonts w:hAnsi="宋体" w:cs="宋体"/>
          </w:rPr>
          <w:t xml:space="preserve"> algorithm frameworks.}</w:t>
        </w:r>
      </w:ins>
    </w:p>
    <w:p w14:paraId="4CF7A17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\label{fig:frameworks}</w:t>
      </w:r>
    </w:p>
    <w:p w14:paraId="52FA1F0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608556B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65C7807" w14:textId="7ED4B814" w:rsidR="009C74B6" w:rsidRPr="009C74B6" w:rsidRDefault="005A14BF" w:rsidP="009C74B6">
      <w:pPr>
        <w:pStyle w:val="a3"/>
        <w:rPr>
          <w:rFonts w:hAnsi="宋体" w:cs="宋体"/>
        </w:rPr>
      </w:pPr>
      <w:del w:id="657" w:author="作者" w:date="2026-08-27T09:50:00Z">
        <w:r w:rsidRPr="00FE5058">
          <w:rPr>
            <w:rFonts w:hAnsi="宋体" w:cs="宋体" w:hint="eastAsia"/>
          </w:rPr>
          <w:delText xml:space="preserve">As shown in Fig.~\ref{fig:frameworks}, the figure presents the </w:delText>
        </w:r>
      </w:del>
      <w:r w:rsidR="009C74B6" w:rsidRPr="009C74B6">
        <w:rPr>
          <w:rFonts w:hAnsi="宋体" w:cs="宋体"/>
        </w:rPr>
        <w:t xml:space="preserve">LAAVHA </w:t>
      </w:r>
      <w:del w:id="658" w:author="作者" w:date="2026-08-27T09:50:00Z">
        <w:r w:rsidRPr="00FE5058">
          <w:rPr>
            <w:rFonts w:hAnsi="宋体" w:cs="宋体" w:hint="eastAsia"/>
          </w:rPr>
          <w:delText>base algorithm from</w:delText>
        </w:r>
      </w:del>
      <w:ins w:id="659" w:author="作者" w:date="2026-08-27T09:50:00Z">
        <w:r w:rsidR="009C74B6" w:rsidRPr="009C74B6">
          <w:rPr>
            <w:rFonts w:hAnsi="宋体" w:cs="宋体"/>
          </w:rPr>
          <w:t>comprises</w:t>
        </w:r>
      </w:ins>
      <w:r w:rsidR="009C74B6" w:rsidRPr="009C74B6">
        <w:rPr>
          <w:rFonts w:hAnsi="宋体" w:cs="宋体"/>
        </w:rPr>
        <w:t xml:space="preserve"> network-state prediction, dynamic-weight generation, </w:t>
      </w:r>
      <w:del w:id="660" w:author="作者" w:date="2026-08-27T09:50:00Z">
        <w:r w:rsidRPr="00FE5058">
          <w:rPr>
            <w:rFonts w:hAnsi="宋体" w:cs="宋体" w:hint="eastAsia"/>
          </w:rPr>
          <w:delText xml:space="preserve">and </w:delText>
        </w:r>
      </w:del>
      <w:r w:rsidR="009C74B6" w:rsidRPr="009C74B6">
        <w:rPr>
          <w:rFonts w:hAnsi="宋体" w:cs="宋体"/>
        </w:rPr>
        <w:t>candidate ranking</w:t>
      </w:r>
      <w:del w:id="661" w:author="作者" w:date="2026-08-27T09:50:00Z">
        <w:r w:rsidRPr="00FE5058">
          <w:rPr>
            <w:rFonts w:hAnsi="宋体" w:cs="宋体" w:hint="eastAsia"/>
          </w:rPr>
          <w:delText xml:space="preserve"> to</w:delText>
        </w:r>
      </w:del>
      <w:ins w:id="662" w:author="作者" w:date="2026-08-27T09:50:00Z">
        <w:r w:rsidR="009C74B6" w:rsidRPr="009C74B6">
          <w:rPr>
            <w:rFonts w:hAnsi="宋体" w:cs="宋体"/>
          </w:rPr>
          <w:t>, and</w:t>
        </w:r>
      </w:ins>
      <w:r w:rsidR="009C74B6" w:rsidRPr="009C74B6">
        <w:rPr>
          <w:rFonts w:hAnsi="宋体" w:cs="宋体"/>
        </w:rPr>
        <w:t xml:space="preserve"> dual-hysteresis decision</w:t>
      </w:r>
      <w:del w:id="663" w:author="作者" w:date="2026-08-27T09:50:00Z">
        <w:r w:rsidRPr="00FE5058">
          <w:rPr>
            <w:rFonts w:hAnsi="宋体" w:cs="宋体" w:hint="eastAsia"/>
          </w:rPr>
          <w:delText xml:space="preserve"> </w:delText>
        </w:r>
      </w:del>
      <w:ins w:id="664" w:author="作者" w:date="2026-08-27T09:50:00Z">
        <w:r w:rsidR="009C74B6" w:rsidRPr="009C74B6">
          <w:rPr>
            <w:rFonts w:hAnsi="宋体" w:cs="宋体"/>
          </w:rPr>
          <w:t>-</w:t>
        </w:r>
      </w:ins>
      <w:r w:rsidR="009C74B6" w:rsidRPr="009C74B6">
        <w:rPr>
          <w:rFonts w:hAnsi="宋体" w:cs="宋体"/>
        </w:rPr>
        <w:t xml:space="preserve">making, </w:t>
      </w:r>
      <w:del w:id="665" w:author="作者" w:date="2026-08-27T09:50:00Z">
        <w:r w:rsidRPr="00FE5058">
          <w:rPr>
            <w:rFonts w:hAnsi="宋体" w:cs="宋体" w:hint="eastAsia"/>
          </w:rPr>
          <w:delText xml:space="preserve">as well as the enhancement of this decision chain by </w:delText>
        </w:r>
      </w:del>
      <w:ins w:id="666" w:author="作者" w:date="2026-08-27T09:50:00Z">
        <w:r w:rsidR="009C74B6" w:rsidRPr="009C74B6">
          <w:rPr>
            <w:rFonts w:hAnsi="宋体" w:cs="宋体"/>
          </w:rPr>
          <w:t xml:space="preserve">with </w:t>
        </w:r>
      </w:ins>
      <w:r w:rsidR="009C74B6" w:rsidRPr="009C74B6">
        <w:rPr>
          <w:rFonts w:hAnsi="宋体" w:cs="宋体"/>
        </w:rPr>
        <w:t>ADH and RS-TOPSIS</w:t>
      </w:r>
      <w:del w:id="667" w:author="作者" w:date="2026-08-27T09:50:00Z">
        <w:r w:rsidRPr="00FE5058">
          <w:rPr>
            <w:rFonts w:hAnsi="宋体" w:cs="宋体" w:hint="eastAsia"/>
          </w:rPr>
          <w:delText xml:space="preserve">. The </w:delText>
        </w:r>
      </w:del>
      <w:ins w:id="668" w:author="作者" w:date="2026-08-27T09:50:00Z">
        <w:r w:rsidR="009C74B6" w:rsidRPr="009C74B6">
          <w:rPr>
            <w:rFonts w:hAnsi="宋体" w:cs="宋体"/>
          </w:rPr>
          <w:t xml:space="preserve"> extending the decision chain (Figure~\ref{fig:frameworks}). These </w:t>
        </w:r>
      </w:ins>
      <w:r w:rsidR="009C74B6" w:rsidRPr="009C74B6">
        <w:rPr>
          <w:rFonts w:hAnsi="宋体" w:cs="宋体"/>
        </w:rPr>
        <w:t xml:space="preserve">modules </w:t>
      </w:r>
      <w:del w:id="669" w:author="作者" w:date="2026-08-27T09:50:00Z">
        <w:r w:rsidRPr="00FE5058">
          <w:rPr>
            <w:rFonts w:hAnsi="宋体" w:cs="宋体" w:hint="eastAsia"/>
          </w:rPr>
          <w:delText xml:space="preserve">are not independent parallel components; instead, they </w:delText>
        </w:r>
      </w:del>
      <w:r w:rsidR="009C74B6" w:rsidRPr="009C74B6">
        <w:rPr>
          <w:rFonts w:hAnsi="宋体" w:cs="宋体"/>
        </w:rPr>
        <w:t xml:space="preserve">form </w:t>
      </w:r>
      <w:del w:id="670" w:author="作者" w:date="2026-08-27T09:50:00Z">
        <w:r w:rsidRPr="00FE5058">
          <w:rPr>
            <w:rFonts w:hAnsi="宋体" w:cs="宋体" w:hint="eastAsia"/>
          </w:rPr>
          <w:delText>an end-t</w:delText>
        </w:r>
        <w:r w:rsidRPr="00FE5058">
          <w:rPr>
            <w:rFonts w:hAnsi="宋体" w:cs="宋体" w:hint="eastAsia"/>
          </w:rPr>
          <w:delText>o-end variable</w:delText>
        </w:r>
      </w:del>
      <w:ins w:id="671" w:author="作者" w:date="2026-08-27T09:50:00Z">
        <w:r w:rsidR="009C74B6" w:rsidRPr="009C74B6">
          <w:rPr>
            <w:rFonts w:hAnsi="宋体" w:cs="宋体"/>
          </w:rPr>
          <w:t>a sequential</w:t>
        </w:r>
      </w:ins>
      <w:r w:rsidR="009C74B6" w:rsidRPr="009C74B6">
        <w:rPr>
          <w:rFonts w:hAnsi="宋体" w:cs="宋体"/>
        </w:rPr>
        <w:t xml:space="preserve"> flow around </w:t>
      </w:r>
      <w:del w:id="672" w:author="作者" w:date="2026-08-27T09:50:00Z">
        <w:r w:rsidRPr="00FE5058">
          <w:rPr>
            <w:rFonts w:hAnsi="宋体" w:cs="宋体" w:hint="eastAsia"/>
          </w:rPr>
          <w:delText>the same</w:delText>
        </w:r>
      </w:del>
      <w:ins w:id="673" w:author="作者" w:date="2026-08-27T09:50:00Z">
        <w:r w:rsidR="009C74B6" w:rsidRPr="009C74B6">
          <w:rPr>
            <w:rFonts w:hAnsi="宋体" w:cs="宋体"/>
          </w:rPr>
          <w:t>a common</w:t>
        </w:r>
      </w:ins>
      <w:r w:rsidR="009C74B6" w:rsidRPr="009C74B6">
        <w:rPr>
          <w:rFonts w:hAnsi="宋体" w:cs="宋体"/>
        </w:rPr>
        <w:t xml:space="preserve"> network state. </w:t>
      </w:r>
      <w:del w:id="674" w:author="作者" w:date="2026-08-27T09:50:00Z">
        <w:r w:rsidRPr="00FE5058">
          <w:rPr>
            <w:rFonts w:hAnsi="宋体" w:cs="宋体" w:hint="eastAsia"/>
          </w:rPr>
          <w:delText>Historical</w:delText>
        </w:r>
      </w:del>
      <w:ins w:id="675" w:author="作者" w:date="2026-08-27T09:50:00Z">
        <w:r w:rsidR="009C74B6" w:rsidRPr="009C74B6">
          <w:rPr>
            <w:rFonts w:hAnsi="宋体" w:cs="宋体"/>
          </w:rPr>
          <w:t>The historical</w:t>
        </w:r>
      </w:ins>
      <w:r w:rsidR="009C74B6" w:rsidRPr="009C74B6">
        <w:rPr>
          <w:rFonts w:hAnsi="宋体" w:cs="宋体"/>
        </w:rPr>
        <w:t xml:space="preserve"> sequence $X_k$, collected and normalized in Section~1, </w:t>
      </w:r>
      <w:del w:id="676" w:author="作者" w:date="2026-08-27T09:50:00Z">
        <w:r w:rsidRPr="00FE5058">
          <w:rPr>
            <w:rFonts w:hAnsi="宋体" w:cs="宋体" w:hint="eastAsia"/>
          </w:rPr>
          <w:delText xml:space="preserve">first </w:delText>
        </w:r>
      </w:del>
      <w:r w:rsidR="009C74B6" w:rsidRPr="009C74B6">
        <w:rPr>
          <w:rFonts w:hAnsi="宋体" w:cs="宋体"/>
        </w:rPr>
        <w:t xml:space="preserve">enters the stacked LSTM </w:t>
      </w:r>
      <w:del w:id="677" w:author="作者" w:date="2026-08-27T09:50:00Z">
        <w:r w:rsidRPr="00FE5058">
          <w:rPr>
            <w:rFonts w:hAnsi="宋体" w:cs="宋体" w:hint="eastAsia"/>
          </w:rPr>
          <w:delText xml:space="preserve">and produces </w:delText>
        </w:r>
      </w:del>
      <w:ins w:id="678" w:author="作者" w:date="2026-08-27T09:50:00Z">
        <w:r w:rsidR="009C74B6" w:rsidRPr="009C74B6">
          <w:rPr>
            <w:rFonts w:hAnsi="宋体" w:cs="宋体"/>
          </w:rPr>
          <w:t xml:space="preserve">to produce the </w:t>
        </w:r>
      </w:ins>
      <w:r w:rsidR="009C74B6" w:rsidRPr="009C74B6">
        <w:rPr>
          <w:rFonts w:hAnsi="宋体" w:cs="宋体"/>
        </w:rPr>
        <w:t xml:space="preserve">next-period predicted state $S_{\mathrm{pred}}$. </w:t>
      </w:r>
      <w:del w:id="679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ins w:id="680" w:author="作者" w:date="2026-08-27T09:50:00Z">
        <w:r w:rsidR="009C74B6" w:rsidRPr="009C74B6">
          <w:rPr>
            <w:rFonts w:hAnsi="宋体" w:cs="宋体"/>
          </w:rPr>
          <w:t xml:space="preserve">Additionally, the </w:t>
        </w:r>
      </w:ins>
      <w:r w:rsidR="009C74B6" w:rsidRPr="009C74B6">
        <w:rPr>
          <w:rFonts w:hAnsi="宋体" w:cs="宋体"/>
        </w:rPr>
        <w:t xml:space="preserve">current-state matrix $S_{\mathrm{cur}}$ </w:t>
      </w:r>
      <w:del w:id="681" w:author="作者" w:date="2026-08-27T09:50:00Z">
        <w:r w:rsidRPr="00FE5058">
          <w:rPr>
            <w:rFonts w:hAnsi="宋体" w:cs="宋体" w:hint="eastAsia"/>
          </w:rPr>
          <w:delText>for</w:delText>
        </w:r>
        <w:r w:rsidRPr="00FE5058">
          <w:rPr>
            <w:rFonts w:hAnsi="宋体" w:cs="宋体" w:hint="eastAsia"/>
          </w:rPr>
          <w:delText xml:space="preserve"> the same decision period </w:delText>
        </w:r>
      </w:del>
      <w:r w:rsidR="009C74B6" w:rsidRPr="009C74B6">
        <w:rPr>
          <w:rFonts w:hAnsi="宋体" w:cs="宋体"/>
        </w:rPr>
        <w:t xml:space="preserve">enters the attention module </w:t>
      </w:r>
      <w:del w:id="682" w:author="作者" w:date="2026-08-27T09:50:00Z">
        <w:r w:rsidRPr="00FE5058">
          <w:rPr>
            <w:rFonts w:hAnsi="宋体" w:cs="宋体" w:hint="eastAsia"/>
          </w:rPr>
          <w:delText xml:space="preserve">and, together </w:delText>
        </w:r>
      </w:del>
      <w:r w:rsidR="009C74B6" w:rsidRPr="009C74B6">
        <w:rPr>
          <w:rFonts w:hAnsi="宋体" w:cs="宋体"/>
        </w:rPr>
        <w:t>with mobility features</w:t>
      </w:r>
      <w:del w:id="683" w:author="作者" w:date="2026-08-27T09:50:00Z">
        <w:r w:rsidRPr="00FE5058">
          <w:rPr>
            <w:rFonts w:hAnsi="宋体" w:cs="宋体" w:hint="eastAsia"/>
          </w:rPr>
          <w:delText xml:space="preserve"> such as</w:delText>
        </w:r>
      </w:del>
      <w:ins w:id="684" w:author="作者" w:date="2026-08-27T09:50:00Z">
        <w:r w:rsidR="009C74B6" w:rsidRPr="009C74B6">
          <w:rPr>
            <w:rFonts w:hAnsi="宋体" w:cs="宋体"/>
          </w:rPr>
          <w:t>, including</w:t>
        </w:r>
      </w:ins>
      <w:r w:rsidR="009C74B6" w:rsidRPr="009C74B6">
        <w:rPr>
          <w:rFonts w:hAnsi="宋体" w:cs="宋体"/>
        </w:rPr>
        <w:t xml:space="preserve"> speed and altitude, </w:t>
      </w:r>
      <w:del w:id="685" w:author="作者" w:date="2026-08-27T09:50:00Z">
        <w:r w:rsidRPr="00FE5058">
          <w:rPr>
            <w:rFonts w:hAnsi="宋体" w:cs="宋体" w:hint="eastAsia"/>
          </w:rPr>
          <w:delText>produces</w:delText>
        </w:r>
      </w:del>
      <w:ins w:id="686" w:author="作者" w:date="2026-08-27T09:50:00Z">
        <w:r w:rsidR="009C74B6" w:rsidRPr="009C74B6">
          <w:rPr>
            <w:rFonts w:hAnsi="宋体" w:cs="宋体"/>
          </w:rPr>
          <w:t>to generate</w:t>
        </w:r>
      </w:ins>
      <w:r w:rsidR="009C74B6" w:rsidRPr="009C74B6">
        <w:rPr>
          <w:rFonts w:hAnsi="宋体" w:cs="宋体"/>
        </w:rPr>
        <w:t xml:space="preserve"> dynamic weight $w$. Then $S_{\mathrm{cur}}$, $S_{\mathrm{pred}}$, and $w$ </w:t>
      </w:r>
      <w:del w:id="687" w:author="作者" w:date="2026-08-27T09:50:00Z">
        <w:r w:rsidRPr="00FE5058">
          <w:rPr>
            <w:rFonts w:hAnsi="宋体" w:cs="宋体" w:hint="eastAsia"/>
          </w:rPr>
          <w:delText>meet</w:delText>
        </w:r>
      </w:del>
      <w:ins w:id="688" w:author="作者" w:date="2026-08-27T09:50:00Z">
        <w:r w:rsidR="009C74B6" w:rsidRPr="009C74B6">
          <w:rPr>
            <w:rFonts w:hAnsi="宋体" w:cs="宋体"/>
          </w:rPr>
          <w:t>are combined</w:t>
        </w:r>
      </w:ins>
      <w:r w:rsidR="009C74B6" w:rsidRPr="009C74B6">
        <w:rPr>
          <w:rFonts w:hAnsi="宋体" w:cs="宋体"/>
        </w:rPr>
        <w:t xml:space="preserve"> in improved TOPSIS to </w:t>
      </w:r>
      <w:del w:id="689" w:author="作者" w:date="2026-08-27T09:50:00Z">
        <w:r w:rsidRPr="00FE5058">
          <w:rPr>
            <w:rFonts w:hAnsi="宋体" w:cs="宋体" w:hint="eastAsia"/>
          </w:rPr>
          <w:delText>yield</w:delText>
        </w:r>
      </w:del>
      <w:ins w:id="690" w:author="作者" w:date="2026-08-27T09:50:00Z">
        <w:r w:rsidR="009C74B6" w:rsidRPr="009C74B6">
          <w:rPr>
            <w:rFonts w:hAnsi="宋体" w:cs="宋体"/>
          </w:rPr>
          <w:t>obtain</w:t>
        </w:r>
      </w:ins>
      <w:r w:rsidR="009C74B6" w:rsidRPr="009C74B6">
        <w:rPr>
          <w:rFonts w:hAnsi="宋体" w:cs="宋体"/>
        </w:rPr>
        <w:t xml:space="preserve"> candidate closeness </w:t>
      </w:r>
      <w:ins w:id="691" w:author="作者" w:date="2026-08-27T09:50:00Z">
        <w:r w:rsidR="009C74B6" w:rsidRPr="009C74B6">
          <w:rPr>
            <w:rFonts w:hAnsi="宋体" w:cs="宋体"/>
          </w:rPr>
          <w:t xml:space="preserve">score </w:t>
        </w:r>
      </w:ins>
      <w:r w:rsidR="009C74B6" w:rsidRPr="009C74B6">
        <w:rPr>
          <w:rFonts w:hAnsi="宋体" w:cs="宋体"/>
        </w:rPr>
        <w:t xml:space="preserve">$C_i$. Finally, $C_i$ and the </w:t>
      </w:r>
      <w:del w:id="692" w:author="作者" w:date="2026-08-27T09:50:00Z">
        <w:r w:rsidRPr="00FE5058">
          <w:rPr>
            <w:rFonts w:hAnsi="宋体" w:cs="宋体" w:hint="eastAsia"/>
          </w:rPr>
          <w:delText>currently connected</w:delText>
        </w:r>
      </w:del>
      <w:ins w:id="693" w:author="作者" w:date="2026-08-27T09:50:00Z">
        <w:r w:rsidR="009C74B6" w:rsidRPr="009C74B6">
          <w:rPr>
            <w:rFonts w:hAnsi="宋体" w:cs="宋体"/>
          </w:rPr>
          <w:t>current serving</w:t>
        </w:r>
      </w:ins>
      <w:r w:rsidR="009C74B6" w:rsidRPr="009C74B6">
        <w:rPr>
          <w:rFonts w:hAnsi="宋体" w:cs="宋体"/>
        </w:rPr>
        <w:t xml:space="preserve"> network $N_{\mathrm{cur}}$ enter </w:t>
      </w:r>
      <w:ins w:id="694" w:author="作者" w:date="2026-08-27T09:50:00Z">
        <w:r w:rsidR="009C74B6" w:rsidRPr="009C74B6">
          <w:rPr>
            <w:rFonts w:hAnsi="宋体" w:cs="宋体"/>
          </w:rPr>
          <w:t xml:space="preserve">the </w:t>
        </w:r>
      </w:ins>
      <w:r w:rsidR="009C74B6" w:rsidRPr="009C74B6">
        <w:rPr>
          <w:rFonts w:hAnsi="宋体" w:cs="宋体"/>
        </w:rPr>
        <w:t xml:space="preserve">hysteresis decision </w:t>
      </w:r>
      <w:del w:id="695" w:author="作者" w:date="2026-08-27T09:50:00Z">
        <w:r w:rsidRPr="00FE5058">
          <w:rPr>
            <w:rFonts w:hAnsi="宋体" w:cs="宋体" w:hint="eastAsia"/>
          </w:rPr>
          <w:delText>making and the</w:delText>
        </w:r>
      </w:del>
      <w:ins w:id="696" w:author="作者" w:date="2026-08-27T09:50:00Z">
        <w:r w:rsidR="009C74B6" w:rsidRPr="009C74B6">
          <w:rPr>
            <w:rFonts w:hAnsi="宋体" w:cs="宋体"/>
          </w:rPr>
          <w:t>module with</w:t>
        </w:r>
      </w:ins>
      <w:r w:rsidR="009C74B6" w:rsidRPr="009C74B6">
        <w:rPr>
          <w:rFonts w:hAnsi="宋体" w:cs="宋体"/>
        </w:rPr>
        <w:t xml:space="preserve"> ALERA enhancements to </w:t>
      </w:r>
      <w:del w:id="697" w:author="作者" w:date="2026-08-27T09:50:00Z">
        <w:r w:rsidRPr="00FE5058">
          <w:rPr>
            <w:rFonts w:hAnsi="宋体" w:cs="宋体" w:hint="eastAsia"/>
          </w:rPr>
          <w:delText>form</w:delText>
        </w:r>
      </w:del>
      <w:ins w:id="698" w:author="作者" w:date="2026-08-27T09:50:00Z">
        <w:r w:rsidR="009C74B6" w:rsidRPr="009C74B6">
          <w:rPr>
            <w:rFonts w:hAnsi="宋体" w:cs="宋体"/>
          </w:rPr>
          <w:t>determine</w:t>
        </w:r>
      </w:ins>
      <w:r w:rsidR="009C74B6" w:rsidRPr="009C74B6">
        <w:rPr>
          <w:rFonts w:hAnsi="宋体" w:cs="宋体"/>
        </w:rPr>
        <w:t xml:space="preserve"> the final handover</w:t>
      </w:r>
      <w:del w:id="699" w:author="作者" w:date="2026-08-27T09:50:00Z">
        <w:r w:rsidRPr="00FE5058">
          <w:rPr>
            <w:rFonts w:hAnsi="宋体" w:cs="宋体" w:hint="eastAsia"/>
          </w:rPr>
          <w:delText xml:space="preserve"> decision. Along this chain</w:delText>
        </w:r>
      </w:del>
      <w:ins w:id="700" w:author="作者" w:date="2026-08-27T09:50:00Z">
        <w:r w:rsidR="009C74B6" w:rsidRPr="009C74B6">
          <w:rPr>
            <w:rFonts w:hAnsi="宋体" w:cs="宋体"/>
          </w:rPr>
          <w:t>. Therefore</w:t>
        </w:r>
      </w:ins>
      <w:r w:rsidR="009C74B6" w:rsidRPr="009C74B6">
        <w:rPr>
          <w:rFonts w:hAnsi="宋体" w:cs="宋体"/>
        </w:rPr>
        <w:t xml:space="preserve">, Section~2.1 </w:t>
      </w:r>
      <w:del w:id="701" w:author="作者" w:date="2026-08-27T09:50:00Z">
        <w:r w:rsidRPr="00FE5058">
          <w:rPr>
            <w:rFonts w:hAnsi="宋体" w:cs="宋体" w:hint="eastAsia"/>
          </w:rPr>
          <w:delText>answers ``what</w:delText>
        </w:r>
      </w:del>
      <w:ins w:id="702" w:author="作者" w:date="2026-08-27T09:50:00Z">
        <w:r w:rsidR="009C74B6" w:rsidRPr="009C74B6">
          <w:rPr>
            <w:rFonts w:hAnsi="宋体" w:cs="宋体"/>
          </w:rPr>
          <w:t>predicts</w:t>
        </w:r>
      </w:ins>
      <w:r w:rsidR="009C74B6" w:rsidRPr="009C74B6">
        <w:rPr>
          <w:rFonts w:hAnsi="宋体" w:cs="宋体"/>
        </w:rPr>
        <w:t xml:space="preserve"> future </w:t>
      </w:r>
      <w:del w:id="703" w:author="作者" w:date="2026-08-27T09:50:00Z">
        <w:r w:rsidRPr="00FE5058">
          <w:rPr>
            <w:rFonts w:hAnsi="宋体" w:cs="宋体" w:hint="eastAsia"/>
          </w:rPr>
          <w:delText>state is expected,''</w:delText>
        </w:r>
      </w:del>
      <w:ins w:id="704" w:author="作者" w:date="2026-08-27T09:50:00Z">
        <w:r w:rsidR="009C74B6" w:rsidRPr="009C74B6">
          <w:rPr>
            <w:rFonts w:hAnsi="宋体" w:cs="宋体"/>
          </w:rPr>
          <w:t>states,</w:t>
        </w:r>
      </w:ins>
      <w:r w:rsidR="009C74B6" w:rsidRPr="009C74B6">
        <w:rPr>
          <w:rFonts w:hAnsi="宋体" w:cs="宋体"/>
        </w:rPr>
        <w:t xml:space="preserve"> Section~2.2 </w:t>
      </w:r>
      <w:del w:id="705" w:author="作者" w:date="2026-08-27T09:50:00Z">
        <w:r w:rsidRPr="00FE5058">
          <w:rPr>
            <w:rFonts w:hAnsi="宋体" w:cs="宋体" w:hint="eastAsia"/>
          </w:rPr>
          <w:delText>answers ``which attributes matter more for the current task,''</w:delText>
        </w:r>
      </w:del>
      <w:ins w:id="706" w:author="作者" w:date="2026-08-27T09:50:00Z">
        <w:r w:rsidR="009C74B6" w:rsidRPr="009C74B6">
          <w:rPr>
            <w:rFonts w:hAnsi="宋体" w:cs="宋体"/>
          </w:rPr>
          <w:t>determines attribute importance,</w:t>
        </w:r>
      </w:ins>
      <w:r w:rsidR="009C74B6" w:rsidRPr="009C74B6">
        <w:rPr>
          <w:rFonts w:hAnsi="宋体" w:cs="宋体"/>
        </w:rPr>
        <w:t xml:space="preserve"> Section~2.3 </w:t>
      </w:r>
      <w:del w:id="707" w:author="作者" w:date="2026-08-27T09:50:00Z">
        <w:r w:rsidRPr="00FE5058">
          <w:rPr>
            <w:rFonts w:hAnsi="宋体" w:cs="宋体" w:hint="eastAsia"/>
          </w:rPr>
          <w:delText>answers ``which network is preferable after combining the</w:delText>
        </w:r>
      </w:del>
      <w:ins w:id="708" w:author="作者" w:date="2026-08-27T09:50:00Z">
        <w:r w:rsidR="009C74B6" w:rsidRPr="009C74B6">
          <w:rPr>
            <w:rFonts w:hAnsi="宋体" w:cs="宋体"/>
          </w:rPr>
          <w:t>ranks candidates using</w:t>
        </w:r>
      </w:ins>
      <w:r w:rsidR="009C74B6" w:rsidRPr="009C74B6">
        <w:rPr>
          <w:rFonts w:hAnsi="宋体" w:cs="宋体"/>
        </w:rPr>
        <w:t xml:space="preserve"> current and future states,</w:t>
      </w:r>
      <w:del w:id="709" w:author="作者" w:date="2026-08-27T09:50:00Z">
        <w:r w:rsidRPr="00FE5058">
          <w:rPr>
            <w:rFonts w:hAnsi="宋体" w:cs="宋体" w:hint="eastAsia"/>
          </w:rPr>
          <w:delText>''</w:delText>
        </w:r>
      </w:del>
      <w:r w:rsidR="009C74B6" w:rsidRPr="009C74B6">
        <w:rPr>
          <w:rFonts w:hAnsi="宋体" w:cs="宋体"/>
        </w:rPr>
        <w:t xml:space="preserve"> and Section~2.4 </w:t>
      </w:r>
      <w:del w:id="710" w:author="作者" w:date="2026-08-27T09:50:00Z">
        <w:r w:rsidRPr="00FE5058">
          <w:rPr>
            <w:rFonts w:hAnsi="宋体" w:cs="宋体" w:hint="eastAsia"/>
          </w:rPr>
          <w:delText>answers ``</w:delText>
        </w:r>
      </w:del>
      <w:ins w:id="711" w:author="作者" w:date="2026-08-27T09:50:00Z">
        <w:r w:rsidR="009C74B6" w:rsidRPr="009C74B6">
          <w:rPr>
            <w:rFonts w:hAnsi="宋体" w:cs="宋体"/>
          </w:rPr>
          <w:t xml:space="preserve">determines </w:t>
        </w:r>
      </w:ins>
      <w:r w:rsidR="009C74B6" w:rsidRPr="009C74B6">
        <w:rPr>
          <w:rFonts w:hAnsi="宋体" w:cs="宋体"/>
        </w:rPr>
        <w:t xml:space="preserve">whether </w:t>
      </w:r>
      <w:del w:id="712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r w:rsidR="009C74B6" w:rsidRPr="009C74B6">
        <w:rPr>
          <w:rFonts w:hAnsi="宋体" w:cs="宋体"/>
        </w:rPr>
        <w:t xml:space="preserve">handover </w:t>
      </w:r>
      <w:del w:id="713" w:author="作者" w:date="2026-08-27T09:50:00Z">
        <w:r w:rsidRPr="00FE5058">
          <w:rPr>
            <w:rFonts w:hAnsi="宋体" w:cs="宋体" w:hint="eastAsia"/>
          </w:rPr>
          <w:delText>should be executed in a fluctuating environme</w:delText>
        </w:r>
        <w:r w:rsidRPr="00FE5058">
          <w:rPr>
            <w:rFonts w:hAnsi="宋体" w:cs="宋体" w:hint="eastAsia"/>
          </w:rPr>
          <w:delText>nt.''</w:delText>
        </w:r>
      </w:del>
      <w:ins w:id="714" w:author="作者" w:date="2026-08-27T09:50:00Z">
        <w:r w:rsidR="009C74B6" w:rsidRPr="009C74B6">
          <w:rPr>
            <w:rFonts w:hAnsi="宋体" w:cs="宋体"/>
          </w:rPr>
          <w:t>is appropriate under channel fluctuations.</w:t>
        </w:r>
      </w:ins>
    </w:p>
    <w:p w14:paraId="5475A4A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03B2557" w14:textId="7AB3724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In the prediction branch, $\theta_1$ and $\theta_2$ </w:t>
      </w:r>
      <w:del w:id="715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716" w:author="作者" w:date="2026-08-27T09:50:00Z">
        <w:r w:rsidRPr="009C74B6">
          <w:rPr>
            <w:rFonts w:hAnsi="宋体" w:cs="宋体"/>
          </w:rPr>
          <w:t>denote</w:t>
        </w:r>
      </w:ins>
      <w:r w:rsidRPr="009C74B6">
        <w:rPr>
          <w:rFonts w:hAnsi="宋体" w:cs="宋体"/>
        </w:rPr>
        <w:t xml:space="preserve"> the parameters of the two LSTM layers, </w:t>
      </w:r>
      <w:del w:id="717" w:author="作者" w:date="2026-08-27T09:50:00Z">
        <w:r w:rsidR="005A14BF" w:rsidRPr="00FE5058">
          <w:rPr>
            <w:rFonts w:hAnsi="宋体" w:cs="宋体" w:hint="eastAsia"/>
          </w:rPr>
          <w:delText>and</w:delText>
        </w:r>
      </w:del>
      <w:ins w:id="718" w:author="作者" w:date="2026-08-27T09:50:00Z">
        <w:r w:rsidRPr="009C74B6">
          <w:rPr>
            <w:rFonts w:hAnsi="宋体" w:cs="宋体"/>
          </w:rPr>
          <w:t>while</w:t>
        </w:r>
      </w:ins>
      <w:r w:rsidRPr="009C74B6">
        <w:rPr>
          <w:rFonts w:hAnsi="宋体" w:cs="宋体"/>
        </w:rPr>
        <w:t xml:space="preserve"> $W_{\mathrm{pred}}$ and $b_{\mathrm{pred}}$ </w:t>
      </w:r>
      <w:del w:id="719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720" w:author="作者" w:date="2026-08-27T09:50:00Z">
        <w:r w:rsidRPr="009C74B6">
          <w:rPr>
            <w:rFonts w:hAnsi="宋体" w:cs="宋体"/>
          </w:rPr>
          <w:t>represent</w:t>
        </w:r>
      </w:ins>
      <w:r w:rsidRPr="009C74B6">
        <w:rPr>
          <w:rFonts w:hAnsi="宋体" w:cs="宋体"/>
        </w:rPr>
        <w:t xml:space="preserve"> the prediction-head weight and bias. In the attention branch, $Q$, $K$, and $V$ </w:t>
      </w:r>
      <w:del w:id="721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722" w:author="作者" w:date="2026-08-27T09:50:00Z">
        <w:r w:rsidRPr="009C74B6">
          <w:rPr>
            <w:rFonts w:hAnsi="宋体" w:cs="宋体"/>
          </w:rPr>
          <w:t>indicate</w:t>
        </w:r>
      </w:ins>
      <w:r w:rsidRPr="009C74B6">
        <w:rPr>
          <w:rFonts w:hAnsi="宋体" w:cs="宋体"/>
        </w:rPr>
        <w:t xml:space="preserve"> the query, key, and value; $A$ </w:t>
      </w:r>
      <w:del w:id="723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24" w:author="作者" w:date="2026-08-27T09:50:00Z">
        <w:r w:rsidRPr="009C74B6">
          <w:rPr>
            <w:rFonts w:hAnsi="宋体" w:cs="宋体"/>
          </w:rPr>
          <w:t>signifies</w:t>
        </w:r>
      </w:ins>
      <w:r w:rsidRPr="009C74B6">
        <w:rPr>
          <w:rFonts w:hAnsi="宋体" w:cs="宋体"/>
        </w:rPr>
        <w:t xml:space="preserve"> the attention output; $c$ </w:t>
      </w:r>
      <w:del w:id="725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26" w:author="作者" w:date="2026-08-27T09:50:00Z">
        <w:r w:rsidRPr="009C74B6">
          <w:rPr>
            <w:rFonts w:hAnsi="宋体" w:cs="宋体"/>
          </w:rPr>
          <w:t>corresponds to</w:t>
        </w:r>
      </w:ins>
      <w:r w:rsidRPr="009C74B6">
        <w:rPr>
          <w:rFonts w:hAnsi="宋体" w:cs="宋体"/>
        </w:rPr>
        <w:t xml:space="preserve"> </w:t>
      </w:r>
      <w:r w:rsidRPr="009C74B6">
        <w:rPr>
          <w:rFonts w:hAnsi="宋体" w:cs="宋体"/>
        </w:rPr>
        <w:lastRenderedPageBreak/>
        <w:t xml:space="preserve">the mean-pooled context vector; $v$ and $h$ are flight speed and altitude; $W_{\mathrm{mob}}$ maps them to </w:t>
      </w:r>
      <w:ins w:id="727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mobility feature $m$; and $W_{\mathrm{weight}}$ projects the </w:t>
      </w:r>
      <w:del w:id="728" w:author="作者" w:date="2026-08-27T09:50:00Z">
        <w:r w:rsidR="005A14BF" w:rsidRPr="00FE5058">
          <w:rPr>
            <w:rFonts w:hAnsi="宋体" w:cs="宋体" w:hint="eastAsia"/>
          </w:rPr>
          <w:delText>concatenation of</w:delText>
        </w:r>
      </w:del>
      <w:ins w:id="729" w:author="作者" w:date="2026-08-27T09:50:00Z">
        <w:r w:rsidRPr="009C74B6">
          <w:rPr>
            <w:rFonts w:hAnsi="宋体" w:cs="宋体"/>
          </w:rPr>
          <w:t>concatenated</w:t>
        </w:r>
      </w:ins>
      <w:r w:rsidRPr="009C74B6">
        <w:rPr>
          <w:rFonts w:hAnsi="宋体" w:cs="宋体"/>
        </w:rPr>
        <w:t xml:space="preserve"> $c$ and $m$ to dynamic weight $w$. In the TOPSIS branch, $D$ </w:t>
      </w:r>
      <w:del w:id="730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31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the fused decision matrix</w:t>
      </w:r>
      <w:del w:id="732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33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$\alpha$ </w:t>
      </w:r>
      <w:del w:id="734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35" w:author="作者" w:date="2026-08-27T09:50:00Z">
        <w:r w:rsidRPr="009C74B6">
          <w:rPr>
            <w:rFonts w:hAnsi="宋体" w:cs="宋体"/>
          </w:rPr>
          <w:t>denotes</w:t>
        </w:r>
      </w:ins>
      <w:r w:rsidRPr="009C74B6">
        <w:rPr>
          <w:rFonts w:hAnsi="宋体" w:cs="宋体"/>
        </w:rPr>
        <w:t xml:space="preserve"> the fusion coefficient</w:t>
      </w:r>
      <w:del w:id="736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37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$d_{ij}$, $r_{ij}$, and $v_{ij}$ </w:t>
      </w:r>
      <w:del w:id="738" w:author="作者" w:date="2026-08-27T09:50:00Z">
        <w:r w:rsidR="005A14BF" w:rsidRPr="00FE5058">
          <w:rPr>
            <w:rFonts w:hAnsi="宋体" w:cs="宋体" w:hint="eastAsia"/>
          </w:rPr>
          <w:delText>are respectively</w:delText>
        </w:r>
      </w:del>
      <w:ins w:id="739" w:author="作者" w:date="2026-08-27T09:50:00Z">
        <w:r w:rsidRPr="009C74B6">
          <w:rPr>
            <w:rFonts w:hAnsi="宋体" w:cs="宋体"/>
          </w:rPr>
          <w:t>denote</w:t>
        </w:r>
      </w:ins>
      <w:r w:rsidRPr="009C74B6">
        <w:rPr>
          <w:rFonts w:hAnsi="宋体" w:cs="宋体"/>
        </w:rPr>
        <w:t xml:space="preserve"> the</w:t>
      </w:r>
      <w:ins w:id="740" w:author="作者" w:date="2026-08-27T09:50:00Z">
        <w:r w:rsidRPr="009C74B6">
          <w:rPr>
            <w:rFonts w:hAnsi="宋体" w:cs="宋体"/>
          </w:rPr>
          <w:t xml:space="preserve"> candidate's</w:t>
        </w:r>
      </w:ins>
      <w:r w:rsidRPr="009C74B6">
        <w:rPr>
          <w:rFonts w:hAnsi="宋体" w:cs="宋体"/>
        </w:rPr>
        <w:t xml:space="preserve"> fused, normalized, and weighted </w:t>
      </w:r>
      <w:del w:id="741" w:author="作者" w:date="2026-08-27T09:50:00Z">
        <w:r w:rsidR="005A14BF" w:rsidRPr="00FE5058">
          <w:rPr>
            <w:rFonts w:hAnsi="宋体" w:cs="宋体" w:hint="eastAsia"/>
          </w:rPr>
          <w:delText xml:space="preserve">matrix </w:delText>
        </w:r>
      </w:del>
      <w:r w:rsidRPr="009C74B6">
        <w:rPr>
          <w:rFonts w:hAnsi="宋体" w:cs="宋体"/>
        </w:rPr>
        <w:t xml:space="preserve">elements, </w:t>
      </w:r>
      <w:ins w:id="742" w:author="作者" w:date="2026-08-27T09:50:00Z">
        <w:r w:rsidRPr="009C74B6">
          <w:rPr>
            <w:rFonts w:hAnsi="宋体" w:cs="宋体"/>
          </w:rPr>
          <w:t xml:space="preserve">respectively; </w:t>
        </w:r>
      </w:ins>
      <w:r w:rsidRPr="009C74B6">
        <w:rPr>
          <w:rFonts w:hAnsi="宋体" w:cs="宋体"/>
        </w:rPr>
        <w:t xml:space="preserve">$v_j^+$ and $v_j^-$ </w:t>
      </w:r>
      <w:del w:id="743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744" w:author="作者" w:date="2026-08-27T09:50:00Z">
        <w:r w:rsidRPr="009C74B6">
          <w:rPr>
            <w:rFonts w:hAnsi="宋体" w:cs="宋体"/>
          </w:rPr>
          <w:t>indicate</w:t>
        </w:r>
      </w:ins>
      <w:r w:rsidRPr="009C74B6">
        <w:rPr>
          <w:rFonts w:hAnsi="宋体" w:cs="宋体"/>
        </w:rPr>
        <w:t xml:space="preserve"> the positive and negative ideal solutions</w:t>
      </w:r>
      <w:del w:id="745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46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$D_i^+$ and $D_i^-$ </w:t>
      </w:r>
      <w:del w:id="747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748" w:author="作者" w:date="2026-08-27T09:50:00Z">
        <w:r w:rsidRPr="009C74B6">
          <w:rPr>
            <w:rFonts w:hAnsi="宋体" w:cs="宋体"/>
          </w:rPr>
          <w:t>signify</w:t>
        </w:r>
      </w:ins>
      <w:r w:rsidRPr="009C74B6">
        <w:rPr>
          <w:rFonts w:hAnsi="宋体" w:cs="宋体"/>
        </w:rPr>
        <w:t xml:space="preserve"> the Euclidean distances </w:t>
      </w:r>
      <w:del w:id="749" w:author="作者" w:date="2026-08-27T09:50:00Z">
        <w:r w:rsidR="005A14BF" w:rsidRPr="00FE5058">
          <w:rPr>
            <w:rFonts w:hAnsi="宋体" w:cs="宋体" w:hint="eastAsia"/>
          </w:rPr>
          <w:delText>from</w:delText>
        </w:r>
      </w:del>
      <w:ins w:id="750" w:author="作者" w:date="2026-08-27T09:50:00Z">
        <w:r w:rsidRPr="009C74B6">
          <w:rPr>
            <w:rFonts w:hAnsi="宋体" w:cs="宋体"/>
          </w:rPr>
          <w:t>of</w:t>
        </w:r>
      </w:ins>
      <w:r w:rsidRPr="009C74B6">
        <w:rPr>
          <w:rFonts w:hAnsi="宋体" w:cs="宋体"/>
        </w:rPr>
        <w:t xml:space="preserve"> candidate $i$ </w:t>
      </w:r>
      <w:del w:id="751" w:author="作者" w:date="2026-08-27T09:50:00Z">
        <w:r w:rsidR="005A14BF" w:rsidRPr="00FE5058">
          <w:rPr>
            <w:rFonts w:hAnsi="宋体" w:cs="宋体" w:hint="eastAsia"/>
          </w:rPr>
          <w:delText>to the two ideal</w:delText>
        </w:r>
      </w:del>
      <w:ins w:id="752" w:author="作者" w:date="2026-08-27T09:50:00Z">
        <w:r w:rsidRPr="009C74B6">
          <w:rPr>
            <w:rFonts w:hAnsi="宋体" w:cs="宋体"/>
          </w:rPr>
          <w:t>from these</w:t>
        </w:r>
      </w:ins>
      <w:r w:rsidRPr="009C74B6">
        <w:rPr>
          <w:rFonts w:hAnsi="宋体" w:cs="宋体"/>
        </w:rPr>
        <w:t xml:space="preserve"> solutions</w:t>
      </w:r>
      <w:del w:id="753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54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$C_i$ is </w:t>
      </w:r>
      <w:ins w:id="755" w:author="作者" w:date="2026-08-27T09:50:00Z">
        <w:r w:rsidRPr="009C74B6">
          <w:rPr>
            <w:rFonts w:hAnsi="宋体" w:cs="宋体"/>
          </w:rPr>
          <w:t xml:space="preserve">its </w:t>
        </w:r>
      </w:ins>
      <w:r w:rsidRPr="009C74B6">
        <w:rPr>
          <w:rFonts w:hAnsi="宋体" w:cs="宋体"/>
        </w:rPr>
        <w:t>closeness</w:t>
      </w:r>
      <w:del w:id="756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57" w:author="作者" w:date="2026-08-27T09:50:00Z">
        <w:r w:rsidRPr="009C74B6">
          <w:rPr>
            <w:rFonts w:hAnsi="宋体" w:cs="宋体"/>
          </w:rPr>
          <w:t xml:space="preserve"> score;</w:t>
        </w:r>
      </w:ins>
      <w:r w:rsidRPr="009C74B6">
        <w:rPr>
          <w:rFonts w:hAnsi="宋体" w:cs="宋体"/>
        </w:rPr>
        <w:t xml:space="preserve"> $N^*$ </w:t>
      </w:r>
      <w:del w:id="758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59" w:author="作者" w:date="2026-08-27T09:50:00Z">
        <w:r w:rsidRPr="009C74B6">
          <w:rPr>
            <w:rFonts w:hAnsi="宋体" w:cs="宋体"/>
          </w:rPr>
          <w:t>corresponds to</w:t>
        </w:r>
      </w:ins>
      <w:r w:rsidRPr="009C74B6">
        <w:rPr>
          <w:rFonts w:hAnsi="宋体" w:cs="宋体"/>
        </w:rPr>
        <w:t xml:space="preserve"> the selected target network</w:t>
      </w:r>
      <w:del w:id="760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761" w:author="作者" w:date="2026-08-27T09:50:00Z">
        <w:r w:rsidRPr="009C74B6">
          <w:rPr>
            <w:rFonts w:hAnsi="宋体" w:cs="宋体"/>
          </w:rPr>
          <w:t>;</w:t>
        </w:r>
      </w:ins>
      <w:r w:rsidRPr="009C74B6">
        <w:rPr>
          <w:rFonts w:hAnsi="宋体" w:cs="宋体"/>
        </w:rPr>
        <w:t xml:space="preserve"> and $\Delta_{\mathrm{th}}$ and $T_h$ are the handover threshold and consecutive-confirmation window. In the enhancement branch, $K_c$ </w:t>
      </w:r>
      <w:del w:id="762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63" w:author="作者" w:date="2026-08-27T09:50:00Z">
        <w:r w:rsidRPr="009C74B6">
          <w:rPr>
            <w:rFonts w:hAnsi="宋体" w:cs="宋体"/>
          </w:rPr>
          <w:t>denotes</w:t>
        </w:r>
      </w:ins>
      <w:r w:rsidRPr="009C74B6">
        <w:rPr>
          <w:rFonts w:hAnsi="宋体" w:cs="宋体"/>
        </w:rPr>
        <w:t xml:space="preserve"> the closeness-history length, $\sigma_i^C$ </w:t>
      </w:r>
      <w:del w:id="764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65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the </w:t>
      </w:r>
      <w:del w:id="766" w:author="作者" w:date="2026-08-27T09:50:00Z">
        <w:r w:rsidR="005A14BF" w:rsidRPr="00FE5058">
          <w:rPr>
            <w:rFonts w:hAnsi="宋体" w:cs="宋体" w:hint="eastAsia"/>
          </w:rPr>
          <w:delText xml:space="preserve">score </w:delText>
        </w:r>
      </w:del>
      <w:r w:rsidRPr="009C74B6">
        <w:rPr>
          <w:rFonts w:hAnsi="宋体" w:cs="宋体"/>
        </w:rPr>
        <w:t>standard deviation of candidate $i</w:t>
      </w:r>
      <w:del w:id="767" w:author="作者" w:date="2026-08-27T09:50:00Z">
        <w:r w:rsidR="005A14BF" w:rsidRPr="00FE5058">
          <w:rPr>
            <w:rFonts w:hAnsi="宋体" w:cs="宋体" w:hint="eastAsia"/>
          </w:rPr>
          <w:delText>$,</w:delText>
        </w:r>
      </w:del>
      <w:ins w:id="768" w:author="作者" w:date="2026-08-27T09:50:00Z">
        <w:r w:rsidRPr="009C74B6">
          <w:rPr>
            <w:rFonts w:hAnsi="宋体" w:cs="宋体"/>
          </w:rPr>
          <w:t>$'s scores,</w:t>
        </w:r>
      </w:ins>
      <w:r w:rsidRPr="009C74B6">
        <w:rPr>
          <w:rFonts w:hAnsi="宋体" w:cs="宋体"/>
        </w:rPr>
        <w:t xml:space="preserve"> $\lambda$ </w:t>
      </w:r>
      <w:del w:id="769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70" w:author="作者" w:date="2026-08-27T09:50:00Z">
        <w:r w:rsidRPr="009C74B6">
          <w:rPr>
            <w:rFonts w:hAnsi="宋体" w:cs="宋体"/>
          </w:rPr>
          <w:t>indicates</w:t>
        </w:r>
      </w:ins>
      <w:r w:rsidRPr="009C74B6">
        <w:rPr>
          <w:rFonts w:hAnsi="宋体" w:cs="宋体"/>
        </w:rPr>
        <w:t xml:space="preserve"> the risk coefficient, $C_i^{\mathrm{robust}}$ </w:t>
      </w:r>
      <w:del w:id="771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772" w:author="作者" w:date="2026-08-27T09:50:00Z">
        <w:r w:rsidRPr="009C74B6">
          <w:rPr>
            <w:rFonts w:hAnsi="宋体" w:cs="宋体"/>
          </w:rPr>
          <w:t>signifies</w:t>
        </w:r>
      </w:ins>
      <w:r w:rsidRPr="009C74B6">
        <w:rPr>
          <w:rFonts w:hAnsi="宋体" w:cs="宋体"/>
        </w:rPr>
        <w:t xml:space="preserve"> the </w:t>
      </w:r>
      <w:del w:id="773" w:author="作者" w:date="2026-08-27T09:50:00Z">
        <w:r w:rsidR="005A14BF" w:rsidRPr="00FE5058">
          <w:rPr>
            <w:rFonts w:hAnsi="宋体" w:cs="宋体" w:hint="eastAsia"/>
          </w:rPr>
          <w:delText xml:space="preserve">robust score after </w:delText>
        </w:r>
      </w:del>
      <w:r w:rsidRPr="009C74B6">
        <w:rPr>
          <w:rFonts w:hAnsi="宋体" w:cs="宋体"/>
        </w:rPr>
        <w:t>risk</w:t>
      </w:r>
      <w:del w:id="774" w:author="作者" w:date="2026-08-27T09:50:00Z">
        <w:r w:rsidR="005A14BF" w:rsidRPr="00FE5058">
          <w:rPr>
            <w:rFonts w:hAnsi="宋体" w:cs="宋体" w:hint="eastAsia"/>
          </w:rPr>
          <w:delText xml:space="preserve"> penalization</w:delText>
        </w:r>
      </w:del>
      <w:ins w:id="775" w:author="作者" w:date="2026-08-27T09:50:00Z">
        <w:r w:rsidRPr="009C74B6">
          <w:rPr>
            <w:rFonts w:hAnsi="宋体" w:cs="宋体"/>
          </w:rPr>
          <w:t>-adjusted score</w:t>
        </w:r>
      </w:ins>
      <w:r w:rsidRPr="009C74B6">
        <w:rPr>
          <w:rFonts w:hAnsi="宋体" w:cs="宋体"/>
        </w:rPr>
        <w:t xml:space="preserve">, and $\sigma$ is the </w:t>
      </w:r>
      <w:del w:id="776" w:author="作者" w:date="2026-08-27T09:50:00Z">
        <w:r w:rsidR="005A14BF" w:rsidRPr="00FE5058">
          <w:rPr>
            <w:rFonts w:hAnsi="宋体" w:cs="宋体" w:hint="eastAsia"/>
          </w:rPr>
          <w:delText xml:space="preserve">standard deviation of the </w:delText>
        </w:r>
      </w:del>
      <w:r w:rsidRPr="009C74B6">
        <w:rPr>
          <w:rFonts w:hAnsi="宋体" w:cs="宋体"/>
        </w:rPr>
        <w:t>serving network's SINR</w:t>
      </w:r>
      <w:ins w:id="777" w:author="作者" w:date="2026-08-27T09:50:00Z">
        <w:r w:rsidRPr="009C74B6">
          <w:rPr>
            <w:rFonts w:hAnsi="宋体" w:cs="宋体"/>
          </w:rPr>
          <w:t xml:space="preserve"> standard deviation</w:t>
        </w:r>
      </w:ins>
      <w:r w:rsidRPr="009C74B6">
        <w:rPr>
          <w:rFonts w:hAnsi="宋体" w:cs="宋体"/>
        </w:rPr>
        <w:t xml:space="preserve"> over the latest five periods.</w:t>
      </w:r>
    </w:p>
    <w:p w14:paraId="38143FB1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BDC2EE8" w14:textId="56799CB3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778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>{Network-</w:t>
      </w:r>
      <w:del w:id="779" w:author="作者" w:date="2026-08-27T09:50:00Z">
        <w:r w:rsidR="005A14BF" w:rsidRPr="00FE5058">
          <w:rPr>
            <w:rFonts w:hAnsi="宋体" w:cs="宋体" w:hint="eastAsia"/>
          </w:rPr>
          <w:delText>state prediction</w:delText>
        </w:r>
      </w:del>
      <w:ins w:id="780" w:author="作者" w:date="2026-08-27T09:50:00Z">
        <w:r w:rsidRPr="009C74B6">
          <w:rPr>
            <w:rFonts w:hAnsi="宋体" w:cs="宋体"/>
          </w:rPr>
          <w:t>State Prediction</w:t>
        </w:r>
      </w:ins>
      <w:r w:rsidRPr="009C74B6">
        <w:rPr>
          <w:rFonts w:hAnsi="宋体" w:cs="宋体"/>
        </w:rPr>
        <w:t xml:space="preserve"> using a </w:t>
      </w:r>
      <w:del w:id="781" w:author="作者" w:date="2026-08-27T09:50:00Z">
        <w:r w:rsidR="005A14BF" w:rsidRPr="00FE5058">
          <w:rPr>
            <w:rFonts w:hAnsi="宋体" w:cs="宋体" w:hint="eastAsia"/>
          </w:rPr>
          <w:delText>stacked</w:delText>
        </w:r>
      </w:del>
      <w:ins w:id="782" w:author="作者" w:date="2026-08-27T09:50:00Z">
        <w:r w:rsidRPr="009C74B6">
          <w:rPr>
            <w:rFonts w:hAnsi="宋体" w:cs="宋体"/>
          </w:rPr>
          <w:t>Stacked</w:t>
        </w:r>
      </w:ins>
      <w:r w:rsidRPr="009C74B6">
        <w:rPr>
          <w:rFonts w:hAnsi="宋体" w:cs="宋体"/>
        </w:rPr>
        <w:t xml:space="preserve"> LSTM</w:t>
      </w:r>
      <w:del w:id="783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784" w:author="作者" w:date="2026-08-27T09:50:00Z">
        <w:r w:rsidRPr="009C74B6">
          <w:rPr>
            <w:rFonts w:hAnsi="宋体" w:cs="宋体"/>
          </w:rPr>
          <w:t>}}</w:t>
        </w:r>
      </w:ins>
    </w:p>
    <w:p w14:paraId="490070A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0EF29A9" w14:textId="7790AC2F" w:rsidR="009C74B6" w:rsidRPr="009C74B6" w:rsidRDefault="005A14BF" w:rsidP="009C74B6">
      <w:pPr>
        <w:pStyle w:val="a3"/>
        <w:rPr>
          <w:rFonts w:hAnsi="宋体" w:cs="宋体"/>
        </w:rPr>
      </w:pPr>
      <w:del w:id="785" w:author="作者" w:date="2026-08-27T09:50:00Z">
        <w:r w:rsidRPr="00FE5058">
          <w:rPr>
            <w:rFonts w:hAnsi="宋体" w:cs="宋体" w:hint="eastAsia"/>
          </w:rPr>
          <w:delText>Let the</w:delText>
        </w:r>
      </w:del>
      <w:ins w:id="786" w:author="作者" w:date="2026-08-27T09:50:00Z">
        <w:r w:rsidR="009C74B6" w:rsidRPr="009C74B6">
          <w:rPr>
            <w:rFonts w:hAnsi="宋体" w:cs="宋体"/>
          </w:rPr>
          <w:t>The</w:t>
        </w:r>
      </w:ins>
      <w:r w:rsidR="009C74B6" w:rsidRPr="009C74B6">
        <w:rPr>
          <w:rFonts w:hAnsi="宋体" w:cs="宋体"/>
        </w:rPr>
        <w:t xml:space="preserve"> time-window length </w:t>
      </w:r>
      <w:del w:id="787" w:author="作者" w:date="2026-08-27T09:50:00Z">
        <w:r w:rsidRPr="00FE5058">
          <w:rPr>
            <w:rFonts w:hAnsi="宋体" w:cs="宋体" w:hint="eastAsia"/>
          </w:rPr>
          <w:delText>be</w:delText>
        </w:r>
      </w:del>
      <w:ins w:id="788" w:author="作者" w:date="2026-08-27T09:50:00Z">
        <w:r w:rsidR="009C74B6" w:rsidRPr="009C74B6">
          <w:rPr>
            <w:rFonts w:hAnsi="宋体" w:cs="宋体"/>
          </w:rPr>
          <w:t>is set to</w:t>
        </w:r>
      </w:ins>
      <w:r w:rsidR="009C74B6" w:rsidRPr="009C74B6">
        <w:rPr>
          <w:rFonts w:hAnsi="宋体" w:cs="宋体"/>
        </w:rPr>
        <w:t xml:space="preserve"> $T_s=10$, covering 10 consecutive decision periods </w:t>
      </w:r>
      <w:del w:id="789" w:author="作者" w:date="2026-08-27T09:50:00Z">
        <w:r w:rsidRPr="00FE5058">
          <w:rPr>
            <w:rFonts w:hAnsi="宋体" w:cs="宋体" w:hint="eastAsia"/>
          </w:rPr>
          <w:delText>in</w:delText>
        </w:r>
      </w:del>
      <w:ins w:id="790" w:author="作者" w:date="2026-08-27T09:50:00Z">
        <w:r w:rsidR="009C74B6" w:rsidRPr="009C74B6">
          <w:rPr>
            <w:rFonts w:hAnsi="宋体" w:cs="宋体"/>
          </w:rPr>
          <w:t>over</w:t>
        </w:r>
      </w:ins>
      <w:r w:rsidR="009C74B6" w:rsidRPr="009C74B6">
        <w:rPr>
          <w:rFonts w:hAnsi="宋体" w:cs="宋体"/>
        </w:rPr>
        <w:t xml:space="preserve"> $1.0~\mathrm{s}$ with </w:t>
      </w:r>
      <w:ins w:id="791" w:author="作者" w:date="2026-08-27T09:50:00Z">
        <w:r w:rsidR="009C74B6" w:rsidRPr="009C74B6">
          <w:rPr>
            <w:rFonts w:hAnsi="宋体" w:cs="宋体"/>
          </w:rPr>
          <w:t xml:space="preserve">a </w:t>
        </w:r>
      </w:ins>
      <w:r w:rsidR="009C74B6" w:rsidRPr="009C74B6">
        <w:rPr>
          <w:rFonts w:hAnsi="宋体" w:cs="宋体"/>
        </w:rPr>
        <w:t xml:space="preserve">decision </w:t>
      </w:r>
      <w:del w:id="792" w:author="作者" w:date="2026-08-27T09:50:00Z">
        <w:r w:rsidRPr="00FE5058">
          <w:rPr>
            <w:rFonts w:hAnsi="宋体" w:cs="宋体" w:hint="eastAsia"/>
          </w:rPr>
          <w:delText>period</w:delText>
        </w:r>
      </w:del>
      <w:ins w:id="793" w:author="作者" w:date="2026-08-27T09:50:00Z">
        <w:r w:rsidR="009C74B6" w:rsidRPr="009C74B6">
          <w:rPr>
            <w:rFonts w:hAnsi="宋体" w:cs="宋体"/>
          </w:rPr>
          <w:t>interval of</w:t>
        </w:r>
      </w:ins>
      <w:r w:rsidR="009C74B6" w:rsidRPr="009C74B6">
        <w:rPr>
          <w:rFonts w:hAnsi="宋体" w:cs="宋体"/>
        </w:rPr>
        <w:t xml:space="preserve"> $\tau=0.1~\mathrm{s}$. </w:t>
      </w:r>
      <w:del w:id="794" w:author="作者" w:date="2026-08-27T09:50:00Z">
        <w:r w:rsidRPr="00FE5058">
          <w:rPr>
            <w:rFonts w:hAnsi="宋体" w:cs="宋体" w:hint="eastAsia"/>
          </w:rPr>
          <w:delText>For candidate network</w:delText>
        </w:r>
      </w:del>
      <w:ins w:id="795" w:author="作者" w:date="2026-08-27T09:50:00Z">
        <w:r w:rsidR="009C74B6" w:rsidRPr="009C74B6">
          <w:rPr>
            <w:rFonts w:hAnsi="宋体" w:cs="宋体"/>
          </w:rPr>
          <w:t>Candidate networks</w:t>
        </w:r>
      </w:ins>
      <w:r w:rsidR="009C74B6" w:rsidRPr="009C74B6">
        <w:rPr>
          <w:rFonts w:hAnsi="宋体" w:cs="宋体"/>
        </w:rPr>
        <w:t xml:space="preserve"> $k\in\{1,2,3</w:t>
      </w:r>
      <w:del w:id="796" w:author="作者" w:date="2026-08-27T09:50:00Z">
        <w:r w:rsidRPr="00FE5058">
          <w:rPr>
            <w:rFonts w:hAnsi="宋体" w:cs="宋体" w:hint="eastAsia"/>
          </w:rPr>
          <w:delText>\}$, corresponding to</w:delText>
        </w:r>
      </w:del>
      <w:ins w:id="797" w:author="作者" w:date="2026-08-27T09:50:00Z">
        <w:r w:rsidR="009C74B6" w:rsidRPr="009C74B6">
          <w:rPr>
            <w:rFonts w:hAnsi="宋体" w:cs="宋体"/>
          </w:rPr>
          <w:t>\}$ represent</w:t>
        </w:r>
      </w:ins>
      <w:r w:rsidR="009C74B6" w:rsidRPr="009C74B6">
        <w:rPr>
          <w:rFonts w:hAnsi="宋体" w:cs="宋体"/>
        </w:rPr>
        <w:t xml:space="preserve"> 5G, LTE, and </w:t>
      </w:r>
      <w:del w:id="798" w:author="作者" w:date="2026-08-27T09:50:00Z">
        <w:r w:rsidRPr="00FE5058">
          <w:rPr>
            <w:rFonts w:hAnsi="宋体" w:cs="宋体" w:hint="eastAsia"/>
          </w:rPr>
          <w:delText>WiFi, the</w:delText>
        </w:r>
      </w:del>
      <w:ins w:id="799" w:author="作者" w:date="2026-08-27T09:50:00Z">
        <w:r w:rsidR="009C74B6" w:rsidRPr="009C74B6">
          <w:rPr>
            <w:rFonts w:hAnsi="宋体" w:cs="宋体"/>
          </w:rPr>
          <w:t>Wi-Fi, respectively. The</w:t>
        </w:r>
      </w:ins>
      <w:r w:rsidR="009C74B6" w:rsidRPr="009C74B6">
        <w:rPr>
          <w:rFonts w:hAnsi="宋体" w:cs="宋体"/>
        </w:rPr>
        <w:t xml:space="preserve"> historical input tensor </w:t>
      </w:r>
      <w:del w:id="800" w:author="作者" w:date="2026-08-27T09:50:00Z">
        <w:r w:rsidRPr="00FE5058">
          <w:rPr>
            <w:rFonts w:hAnsi="宋体" w:cs="宋体" w:hint="eastAsia"/>
          </w:rPr>
          <w:delText xml:space="preserve">is </w:delText>
        </w:r>
      </w:del>
      <w:r w:rsidR="009C74B6" w:rsidRPr="009C74B6">
        <w:rPr>
          <w:rFonts w:hAnsi="宋体" w:cs="宋体"/>
        </w:rPr>
        <w:t>$X_k\in\mathbf{R}^{10\times5</w:t>
      </w:r>
      <w:del w:id="801" w:author="作者" w:date="2026-08-27T09:50:00Z">
        <w:r w:rsidRPr="00FE5058">
          <w:rPr>
            <w:rFonts w:hAnsi="宋体" w:cs="宋体" w:hint="eastAsia"/>
          </w:rPr>
          <w:delText>}$, obtained by</w:delText>
        </w:r>
      </w:del>
      <w:ins w:id="802" w:author="作者" w:date="2026-08-27T09:50:00Z">
        <w:r w:rsidR="009C74B6" w:rsidRPr="009C74B6">
          <w:rPr>
            <w:rFonts w:hAnsi="宋体" w:cs="宋体"/>
          </w:rPr>
          <w:t>}$ is constructed by row-wise</w:t>
        </w:r>
      </w:ins>
      <w:r w:rsidR="009C74B6" w:rsidRPr="009C74B6">
        <w:rPr>
          <w:rFonts w:hAnsi="宋体" w:cs="宋体"/>
        </w:rPr>
        <w:t xml:space="preserve"> stacking the normalized five-dimensional state vectors </w:t>
      </w:r>
      <w:del w:id="803" w:author="作者" w:date="2026-08-27T09:50:00Z">
        <w:r w:rsidRPr="00FE5058">
          <w:rPr>
            <w:rFonts w:hAnsi="宋体" w:cs="宋体" w:hint="eastAsia"/>
          </w:rPr>
          <w:delText>for</w:delText>
        </w:r>
      </w:del>
      <w:ins w:id="804" w:author="作者" w:date="2026-08-27T09:50:00Z">
        <w:r w:rsidR="009C74B6" w:rsidRPr="009C74B6">
          <w:rPr>
            <w:rFonts w:hAnsi="宋体" w:cs="宋体"/>
          </w:rPr>
          <w:t>across</w:t>
        </w:r>
      </w:ins>
      <w:r w:rsidR="009C74B6" w:rsidRPr="009C74B6">
        <w:rPr>
          <w:rFonts w:hAnsi="宋体" w:cs="宋体"/>
        </w:rPr>
        <w:t xml:space="preserve"> the 10 periods</w:t>
      </w:r>
      <w:del w:id="805" w:author="作者" w:date="2026-08-27T09:50:00Z">
        <w:r w:rsidRPr="00FE5058">
          <w:rPr>
            <w:rFonts w:hAnsi="宋体" w:cs="宋体" w:hint="eastAsia"/>
          </w:rPr>
          <w:delText xml:space="preserve"> by row</w:delText>
        </w:r>
      </w:del>
      <w:r w:rsidR="009C74B6" w:rsidRPr="009C74B6">
        <w:rPr>
          <w:rFonts w:hAnsi="宋体" w:cs="宋体"/>
        </w:rPr>
        <w:t>. The prediction target is the next-period state vector $\hat{s}_k(t+\tau)\in\mathbf{R}^5</w:t>
      </w:r>
      <w:del w:id="806" w:author="作者" w:date="2026-08-27T09:50:00Z">
        <w:r w:rsidRPr="00FE5058">
          <w:rPr>
            <w:rFonts w:hAnsi="宋体" w:cs="宋体" w:hint="eastAsia"/>
          </w:rPr>
          <w:delText>$.</w:delText>
        </w:r>
      </w:del>
      <w:ins w:id="807" w:author="作者" w:date="2026-08-27T09:50:00Z">
        <w:r w:rsidR="009C74B6" w:rsidRPr="009C74B6">
          <w:rPr>
            <w:rFonts w:hAnsi="宋体" w:cs="宋体"/>
          </w:rPr>
          <w:t>$:</w:t>
        </w:r>
      </w:ins>
    </w:p>
    <w:p w14:paraId="621E148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\begin{align}</w:t>
      </w:r>
    </w:p>
    <w:p w14:paraId="3707757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h_{1,k} &amp;= \mathrm{LSTM}_1(X_k;\theta_1), &amp;&amp; h_{1,k}\in\mathbf{R}^{10\times128}, \label{eq:lstm1}\\</w:t>
      </w:r>
    </w:p>
    <w:p w14:paraId="3431FC9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h_{2,k} &amp;= \mathrm{LSTM}_2(h_{1,k};\theta_2), &amp;&amp; h_{2,k}\in\mathbf{R}^{10\times64}, \label{eq:lstm2}\\</w:t>
      </w:r>
    </w:p>
    <w:p w14:paraId="7CB42D0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\hat{s}_k(t+\tau) &amp;= W_{\mathrm{pred}}h_{2,k}[-1]+b_{\mathrm{pred}}, &amp;&amp; \hat{s}_k\in\mathbf{R}^5. \label{eq:lstm3}</w:t>
      </w:r>
    </w:p>
    <w:p w14:paraId="27316A1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2DC100CD" w14:textId="60ED3535" w:rsidR="009C74B6" w:rsidRPr="009C74B6" w:rsidRDefault="005A14BF" w:rsidP="009C74B6">
      <w:pPr>
        <w:pStyle w:val="a3"/>
        <w:rPr>
          <w:rFonts w:hAnsi="宋体" w:cs="宋体"/>
        </w:rPr>
      </w:pPr>
      <w:del w:id="808" w:author="作者" w:date="2026-08-27T09:50:00Z">
        <w:r w:rsidRPr="00FE5058">
          <w:rPr>
            <w:rFonts w:hAnsi="宋体" w:cs="宋体" w:hint="eastAsia"/>
          </w:rPr>
          <w:delText>Here,</w:delText>
        </w:r>
      </w:del>
      <w:ins w:id="809" w:author="作者" w:date="2026-08-27T09:50:00Z">
        <w:r w:rsidR="009C74B6" w:rsidRPr="009C74B6">
          <w:rPr>
            <w:rFonts w:hAnsi="宋体" w:cs="宋体"/>
          </w:rPr>
          <w:t>where</w:t>
        </w:r>
      </w:ins>
      <w:r w:rsidR="009C74B6" w:rsidRPr="009C74B6">
        <w:rPr>
          <w:rFonts w:hAnsi="宋体" w:cs="宋体"/>
        </w:rPr>
        <w:t xml:space="preserve"> $\theta_1$ and $\theta_2$ </w:t>
      </w:r>
      <w:del w:id="810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811" w:author="作者" w:date="2026-08-27T09:50:00Z">
        <w:r w:rsidR="009C74B6" w:rsidRPr="009C74B6">
          <w:rPr>
            <w:rFonts w:hAnsi="宋体" w:cs="宋体"/>
          </w:rPr>
          <w:t>denote</w:t>
        </w:r>
      </w:ins>
      <w:r w:rsidR="009C74B6" w:rsidRPr="009C74B6">
        <w:rPr>
          <w:rFonts w:hAnsi="宋体" w:cs="宋体"/>
        </w:rPr>
        <w:t xml:space="preserve"> the trainable parameters of the two LSTM layers, including the weights and biases of </w:t>
      </w:r>
      <w:ins w:id="812" w:author="作者" w:date="2026-08-27T09:50:00Z">
        <w:r w:rsidR="009C74B6" w:rsidRPr="009C74B6">
          <w:rPr>
            <w:rFonts w:hAnsi="宋体" w:cs="宋体"/>
          </w:rPr>
          <w:t xml:space="preserve">the </w:t>
        </w:r>
      </w:ins>
      <w:r w:rsidR="009C74B6" w:rsidRPr="009C74B6">
        <w:rPr>
          <w:rFonts w:hAnsi="宋体" w:cs="宋体"/>
        </w:rPr>
        <w:t>input, forget, and output gates and cell states</w:t>
      </w:r>
      <w:del w:id="813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814" w:author="作者" w:date="2026-08-27T09:50:00Z">
        <w:r w:rsidR="009C74B6" w:rsidRPr="009C74B6">
          <w:rPr>
            <w:rFonts w:hAnsi="宋体" w:cs="宋体"/>
          </w:rPr>
          <w:t>, while</w:t>
        </w:r>
      </w:ins>
      <w:r w:rsidR="009C74B6" w:rsidRPr="009C74B6">
        <w:rPr>
          <w:rFonts w:hAnsi="宋体" w:cs="宋体"/>
        </w:rPr>
        <w:t xml:space="preserve"> $W_{\mathrm{pred}}\in\mathbf{R}^{5\times64}$ and $b_{\mathrm{pred}}\in\mathbf{R}^5$ </w:t>
      </w:r>
      <w:del w:id="815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816" w:author="作者" w:date="2026-08-27T09:50:00Z">
        <w:r w:rsidR="009C74B6" w:rsidRPr="009C74B6">
          <w:rPr>
            <w:rFonts w:hAnsi="宋体" w:cs="宋体"/>
          </w:rPr>
          <w:t>represent</w:t>
        </w:r>
      </w:ins>
      <w:r w:rsidR="009C74B6" w:rsidRPr="009C74B6">
        <w:rPr>
          <w:rFonts w:hAnsi="宋体" w:cs="宋体"/>
        </w:rPr>
        <w:t xml:space="preserve"> the fully connected </w:t>
      </w:r>
      <w:ins w:id="817" w:author="作者" w:date="2026-08-27T09:50:00Z">
        <w:r w:rsidR="009C74B6" w:rsidRPr="009C74B6">
          <w:rPr>
            <w:rFonts w:hAnsi="宋体" w:cs="宋体"/>
          </w:rPr>
          <w:t xml:space="preserve">prediction-head </w:t>
        </w:r>
      </w:ins>
      <w:r w:rsidR="009C74B6" w:rsidRPr="009C74B6">
        <w:rPr>
          <w:rFonts w:hAnsi="宋体" w:cs="宋体"/>
        </w:rPr>
        <w:t>weight and bias</w:t>
      </w:r>
      <w:del w:id="818" w:author="作者" w:date="2026-08-27T09:50:00Z">
        <w:r w:rsidRPr="00FE5058">
          <w:rPr>
            <w:rFonts w:hAnsi="宋体" w:cs="宋体" w:hint="eastAsia"/>
          </w:rPr>
          <w:delText xml:space="preserve"> of the prediction head</w:delText>
        </w:r>
      </w:del>
      <w:ins w:id="819" w:author="作者" w:date="2026-08-27T09:50:00Z">
        <w:r w:rsidR="009C74B6" w:rsidRPr="009C74B6">
          <w:rPr>
            <w:rFonts w:hAnsi="宋体" w:cs="宋体"/>
          </w:rPr>
          <w:t>, respectively</w:t>
        </w:r>
      </w:ins>
      <w:r w:rsidR="009C74B6" w:rsidRPr="009C74B6">
        <w:rPr>
          <w:rFonts w:hAnsi="宋体" w:cs="宋体"/>
        </w:rPr>
        <w:t xml:space="preserve">, and $h_{2,k}[-1]$ </w:t>
      </w:r>
      <w:del w:id="820" w:author="作者" w:date="2026-08-27T09:50:00Z">
        <w:r w:rsidRPr="00FE5058">
          <w:rPr>
            <w:rFonts w:hAnsi="宋体" w:cs="宋体" w:hint="eastAsia"/>
          </w:rPr>
          <w:delText>selects</w:delText>
        </w:r>
      </w:del>
      <w:ins w:id="821" w:author="作者" w:date="2026-08-27T09:50:00Z">
        <w:r w:rsidR="009C74B6" w:rsidRPr="009C74B6">
          <w:rPr>
            <w:rFonts w:hAnsi="宋体" w:cs="宋体"/>
          </w:rPr>
          <w:t>indicates</w:t>
        </w:r>
      </w:ins>
      <w:r w:rsidR="009C74B6" w:rsidRPr="009C74B6">
        <w:rPr>
          <w:rFonts w:hAnsi="宋体" w:cs="宋体"/>
        </w:rPr>
        <w:t xml:space="preserve"> the final output </w:t>
      </w:r>
      <w:del w:id="822" w:author="作者" w:date="2026-08-27T09:50:00Z">
        <w:r w:rsidRPr="00FE5058">
          <w:rPr>
            <w:rFonts w:hAnsi="宋体" w:cs="宋体" w:hint="eastAsia"/>
          </w:rPr>
          <w:delText xml:space="preserve">vector </w:delText>
        </w:r>
      </w:del>
      <w:r w:rsidR="009C74B6" w:rsidRPr="009C74B6">
        <w:rPr>
          <w:rFonts w:hAnsi="宋体" w:cs="宋体"/>
        </w:rPr>
        <w:t xml:space="preserve">of $\mathrm{LSTM}_2$. Equations~\eqref{eq:lstm1}--\eqref{eq:lstm3} </w:t>
      </w:r>
      <w:del w:id="823" w:author="作者" w:date="2026-08-27T09:50:00Z">
        <w:r w:rsidRPr="00FE5058">
          <w:rPr>
            <w:rFonts w:hAnsi="宋体" w:cs="宋体" w:hint="eastAsia"/>
          </w:rPr>
          <w:delText>describe the full dimensional transformation of</w:delText>
        </w:r>
      </w:del>
      <w:ins w:id="824" w:author="作者" w:date="2026-08-27T09:50:00Z">
        <w:r w:rsidR="009C74B6" w:rsidRPr="009C74B6">
          <w:rPr>
            <w:rFonts w:hAnsi="宋体" w:cs="宋体"/>
          </w:rPr>
          <w:t>define</w:t>
        </w:r>
      </w:ins>
      <w:r w:rsidR="009C74B6" w:rsidRPr="009C74B6">
        <w:rPr>
          <w:rFonts w:hAnsi="宋体" w:cs="宋体"/>
        </w:rPr>
        <w:t xml:space="preserve"> the prediction </w:t>
      </w:r>
      <w:del w:id="825" w:author="作者" w:date="2026-08-27T09:50:00Z">
        <w:r w:rsidRPr="00FE5058">
          <w:rPr>
            <w:rFonts w:hAnsi="宋体" w:cs="宋体" w:hint="eastAsia"/>
          </w:rPr>
          <w:delText>branch</w:delText>
        </w:r>
      </w:del>
      <w:ins w:id="826" w:author="作者" w:date="2026-08-27T09:50:00Z">
        <w:r w:rsidR="009C74B6" w:rsidRPr="009C74B6">
          <w:rPr>
            <w:rFonts w:hAnsi="宋体" w:cs="宋体"/>
          </w:rPr>
          <w:t>pipeline</w:t>
        </w:r>
      </w:ins>
      <w:r w:rsidR="009C74B6" w:rsidRPr="009C74B6">
        <w:rPr>
          <w:rFonts w:hAnsi="宋体" w:cs="宋体"/>
        </w:rPr>
        <w:t xml:space="preserve">: 10 steps $\times$ 5 indicators </w:t>
      </w:r>
      <w:r w:rsidR="009C74B6" w:rsidRPr="009C74B6">
        <w:rPr>
          <w:rFonts w:hAnsi="宋体" w:cs="宋体"/>
        </w:rPr>
        <w:lastRenderedPageBreak/>
        <w:t xml:space="preserve">$\rightarrow\mathrm{LSTM}_1(5\rightarrow128)\rightarrow\mathrm{LSTM}_2(128\rightarrow64)\rightarrow$fc\_pred($64\rightarrow5$). The three </w:t>
      </w:r>
      <w:del w:id="827" w:author="作者" w:date="2026-08-27T09:50:00Z">
        <w:r w:rsidRPr="00FE5058">
          <w:rPr>
            <w:rFonts w:hAnsi="宋体" w:cs="宋体" w:hint="eastAsia"/>
          </w:rPr>
          <w:delText>candidates share the same LSTM parameters, namely</w:delText>
        </w:r>
      </w:del>
      <w:ins w:id="828" w:author="作者" w:date="2026-08-27T09:50:00Z">
        <w:r w:rsidR="009C74B6" w:rsidRPr="009C74B6">
          <w:rPr>
            <w:rFonts w:hAnsi="宋体" w:cs="宋体"/>
          </w:rPr>
          <w:t>candidate networks share</w:t>
        </w:r>
      </w:ins>
      <w:r w:rsidR="009C74B6" w:rsidRPr="009C74B6">
        <w:rPr>
          <w:rFonts w:hAnsi="宋体" w:cs="宋体"/>
        </w:rPr>
        <w:t xml:space="preserve"> $\theta_1$, $\theta_2$, $W_{\mathrm{pred}}$, and $b_{\mathrm{pred}}$, while </w:t>
      </w:r>
      <w:del w:id="829" w:author="作者" w:date="2026-08-27T09:50:00Z">
        <w:r w:rsidRPr="00FE5058">
          <w:rPr>
            <w:rFonts w:hAnsi="宋体" w:cs="宋体" w:hint="eastAsia"/>
          </w:rPr>
          <w:delText>taking</w:delText>
        </w:r>
      </w:del>
      <w:ins w:id="830" w:author="作者" w:date="2026-08-27T09:50:00Z">
        <w:r w:rsidR="009C74B6" w:rsidRPr="009C74B6">
          <w:rPr>
            <w:rFonts w:hAnsi="宋体" w:cs="宋体"/>
          </w:rPr>
          <w:t>using</w:t>
        </w:r>
      </w:ins>
      <w:r w:rsidR="009C74B6" w:rsidRPr="009C74B6">
        <w:rPr>
          <w:rFonts w:hAnsi="宋体" w:cs="宋体"/>
        </w:rPr>
        <w:t xml:space="preserve"> their </w:t>
      </w:r>
      <w:del w:id="831" w:author="作者" w:date="2026-08-27T09:50:00Z">
        <w:r w:rsidRPr="00FE5058">
          <w:rPr>
            <w:rFonts w:hAnsi="宋体" w:cs="宋体" w:hint="eastAsia"/>
          </w:rPr>
          <w:delText>own</w:delText>
        </w:r>
      </w:del>
      <w:ins w:id="832" w:author="作者" w:date="2026-08-27T09:50:00Z">
        <w:r w:rsidR="009C74B6" w:rsidRPr="009C74B6">
          <w:rPr>
            <w:rFonts w:hAnsi="宋体" w:cs="宋体"/>
          </w:rPr>
          <w:t>respective</w:t>
        </w:r>
      </w:ins>
      <w:r w:rsidR="009C74B6" w:rsidRPr="009C74B6">
        <w:rPr>
          <w:rFonts w:hAnsi="宋体" w:cs="宋体"/>
        </w:rPr>
        <w:t xml:space="preserve"> historical sequences $X_k$. The </w:t>
      </w:r>
      <w:del w:id="833" w:author="作者" w:date="2026-08-27T09:50:00Z">
        <w:r w:rsidRPr="00FE5058">
          <w:rPr>
            <w:rFonts w:hAnsi="宋体" w:cs="宋体" w:hint="eastAsia"/>
          </w:rPr>
          <w:delText>outputs</w:delText>
        </w:r>
      </w:del>
      <w:ins w:id="834" w:author="作者" w:date="2026-08-27T09:50:00Z">
        <w:r w:rsidR="009C74B6" w:rsidRPr="009C74B6">
          <w:rPr>
            <w:rFonts w:hAnsi="宋体" w:cs="宋体"/>
          </w:rPr>
          <w:t>resulting predictions</w:t>
        </w:r>
      </w:ins>
      <w:r w:rsidR="009C74B6" w:rsidRPr="009C74B6">
        <w:rPr>
          <w:rFonts w:hAnsi="宋体" w:cs="宋体"/>
        </w:rPr>
        <w:t xml:space="preserve"> are stacked </w:t>
      </w:r>
      <w:del w:id="835" w:author="作者" w:date="2026-08-27T09:50:00Z">
        <w:r w:rsidRPr="00FE5058">
          <w:rPr>
            <w:rFonts w:hAnsi="宋体" w:cs="宋体" w:hint="eastAsia"/>
          </w:rPr>
          <w:delText>as</w:delText>
        </w:r>
      </w:del>
      <w:ins w:id="836" w:author="作者" w:date="2026-08-27T09:50:00Z">
        <w:r w:rsidR="009C74B6" w:rsidRPr="009C74B6">
          <w:rPr>
            <w:rFonts w:hAnsi="宋体" w:cs="宋体"/>
          </w:rPr>
          <w:t>into</w:t>
        </w:r>
      </w:ins>
      <w:r w:rsidR="009C74B6" w:rsidRPr="009C74B6">
        <w:rPr>
          <w:rFonts w:hAnsi="宋体" w:cs="宋体"/>
        </w:rPr>
        <w:t xml:space="preserve"> $S_{\mathrm{pred}}\in\mathbf{R}^{3\times5}$, </w:t>
      </w:r>
      <w:del w:id="837" w:author="作者" w:date="2026-08-27T09:50:00Z">
        <w:r w:rsidRPr="00FE5058">
          <w:rPr>
            <w:rFonts w:hAnsi="宋体" w:cs="宋体" w:hint="eastAsia"/>
          </w:rPr>
          <w:delText>containing</w:delText>
        </w:r>
      </w:del>
      <w:ins w:id="838" w:author="作者" w:date="2026-08-27T09:50:00Z">
        <w:r w:rsidR="009C74B6" w:rsidRPr="009C74B6">
          <w:rPr>
            <w:rFonts w:hAnsi="宋体" w:cs="宋体"/>
          </w:rPr>
          <w:t>representing</w:t>
        </w:r>
      </w:ins>
      <w:r w:rsidR="009C74B6" w:rsidRPr="009C74B6">
        <w:rPr>
          <w:rFonts w:hAnsi="宋体" w:cs="宋体"/>
        </w:rPr>
        <w:t xml:space="preserve"> the</w:t>
      </w:r>
      <w:del w:id="839" w:author="作者" w:date="2026-08-27T09:50:00Z">
        <w:r w:rsidRPr="00FE5058">
          <w:rPr>
            <w:rFonts w:hAnsi="宋体" w:cs="宋体" w:hint="eastAsia"/>
          </w:rPr>
          <w:delText xml:space="preserve"> predicted</w:delText>
        </w:r>
      </w:del>
      <w:r w:rsidR="009C74B6" w:rsidRPr="009C74B6">
        <w:rPr>
          <w:rFonts w:hAnsi="宋体" w:cs="宋体"/>
        </w:rPr>
        <w:t xml:space="preserve"> next-period values of the five indicators for each network.</w:t>
      </w:r>
    </w:p>
    <w:p w14:paraId="604894A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B7AF4B9" w14:textId="1507E236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$S_{\mathrm{pred}}$ is not a </w:t>
      </w:r>
      <w:del w:id="840" w:author="作者" w:date="2026-08-27T09:50:00Z">
        <w:r w:rsidR="005A14BF" w:rsidRPr="00FE5058">
          <w:rPr>
            <w:rFonts w:hAnsi="宋体" w:cs="宋体" w:hint="eastAsia"/>
          </w:rPr>
          <w:delText xml:space="preserve">final score that directly determines the </w:delText>
        </w:r>
      </w:del>
      <w:ins w:id="841" w:author="作者" w:date="2026-08-27T09:50:00Z">
        <w:r w:rsidRPr="009C74B6">
          <w:rPr>
            <w:rFonts w:hAnsi="宋体" w:cs="宋体"/>
          </w:rPr>
          <w:t xml:space="preserve">direct </w:t>
        </w:r>
      </w:ins>
      <w:r w:rsidRPr="009C74B6">
        <w:rPr>
          <w:rFonts w:hAnsi="宋体" w:cs="宋体"/>
        </w:rPr>
        <w:t xml:space="preserve">handover </w:t>
      </w:r>
      <w:del w:id="842" w:author="作者" w:date="2026-08-27T09:50:00Z">
        <w:r w:rsidR="005A14BF" w:rsidRPr="00FE5058">
          <w:rPr>
            <w:rFonts w:hAnsi="宋体" w:cs="宋体" w:hint="eastAsia"/>
          </w:rPr>
          <w:delText>targ</w:delText>
        </w:r>
        <w:r w:rsidR="005A14BF" w:rsidRPr="00FE5058">
          <w:rPr>
            <w:rFonts w:hAnsi="宋体" w:cs="宋体" w:hint="eastAsia"/>
          </w:rPr>
          <w:delText>et. It compresses</w:delText>
        </w:r>
      </w:del>
      <w:ins w:id="843" w:author="作者" w:date="2026-08-27T09:50:00Z">
        <w:r w:rsidRPr="009C74B6">
          <w:rPr>
            <w:rFonts w:hAnsi="宋体" w:cs="宋体"/>
          </w:rPr>
          <w:t>score but a comparable prediction of each candidate's next-period state derived from its</w:t>
        </w:r>
      </w:ins>
      <w:r w:rsidRPr="009C74B6">
        <w:rPr>
          <w:rFonts w:hAnsi="宋体" w:cs="宋体"/>
        </w:rPr>
        <w:t xml:space="preserve"> historical sequence $X_k</w:t>
      </w:r>
      <w:del w:id="844" w:author="作者" w:date="2026-08-27T09:50:00Z">
        <w:r w:rsidR="005A14BF" w:rsidRPr="00FE5058">
          <w:rPr>
            <w:rFonts w:hAnsi="宋体" w:cs="宋体" w:hint="eastAsia"/>
          </w:rPr>
          <w:delText>$ into a comparable predicted state for the next decision period.</w:delText>
        </w:r>
      </w:del>
      <w:ins w:id="845" w:author="作者" w:date="2026-08-27T09:50:00Z">
        <w:r w:rsidRPr="009C74B6">
          <w:rPr>
            <w:rFonts w:hAnsi="宋体" w:cs="宋体"/>
          </w:rPr>
          <w:t>$.</w:t>
        </w:r>
      </w:ins>
      <w:r w:rsidRPr="009C74B6">
        <w:rPr>
          <w:rFonts w:hAnsi="宋体" w:cs="宋体"/>
        </w:rPr>
        <w:t xml:space="preserve"> In </w:t>
      </w:r>
      <w:ins w:id="846" w:author="作者" w:date="2026-08-27T09:50:00Z">
        <w:r w:rsidRPr="009C74B6">
          <w:rPr>
            <w:rFonts w:hAnsi="宋体" w:cs="宋体"/>
          </w:rPr>
          <w:t xml:space="preserve">Section 2.3, </w:t>
        </w:r>
      </w:ins>
      <w:r w:rsidRPr="009C74B6">
        <w:rPr>
          <w:rFonts w:hAnsi="宋体" w:cs="宋体"/>
        </w:rPr>
        <w:t>Equation~\eqref{eq:fuse</w:t>
      </w:r>
      <w:del w:id="847" w:author="作者" w:date="2026-08-27T09:50:00Z">
        <w:r w:rsidR="005A14BF" w:rsidRPr="00FE5058">
          <w:rPr>
            <w:rFonts w:hAnsi="宋体" w:cs="宋体" w:hint="eastAsia"/>
          </w:rPr>
          <w:delText xml:space="preserve">} of Section~2.3, </w:delText>
        </w:r>
      </w:del>
      <w:ins w:id="848" w:author="作者" w:date="2026-08-27T09:50:00Z">
        <w:r w:rsidRPr="009C74B6">
          <w:rPr>
            <w:rFonts w:hAnsi="宋体" w:cs="宋体"/>
          </w:rPr>
          <w:t xml:space="preserve">}, </w:t>
        </w:r>
      </w:ins>
      <w:r w:rsidRPr="009C74B6">
        <w:rPr>
          <w:rFonts w:hAnsi="宋体" w:cs="宋体"/>
        </w:rPr>
        <w:t xml:space="preserve">it </w:t>
      </w:r>
      <w:del w:id="849" w:author="作者" w:date="2026-08-27T09:50:00Z">
        <w:r w:rsidR="005A14BF" w:rsidRPr="00FE5058">
          <w:rPr>
            <w:rFonts w:hAnsi="宋体" w:cs="宋体" w:hint="eastAsia"/>
          </w:rPr>
          <w:delText>forms a</w:delText>
        </w:r>
      </w:del>
      <w:ins w:id="850" w:author="作者" w:date="2026-08-27T09:50:00Z">
        <w:r w:rsidRPr="009C74B6">
          <w:rPr>
            <w:rFonts w:hAnsi="宋体" w:cs="宋体"/>
          </w:rPr>
          <w:t>is</w:t>
        </w:r>
      </w:ins>
      <w:r w:rsidRPr="009C74B6">
        <w:rPr>
          <w:rFonts w:hAnsi="宋体" w:cs="宋体"/>
        </w:rPr>
        <w:t xml:space="preserve"> fused </w:t>
      </w:r>
      <w:del w:id="851" w:author="作者" w:date="2026-08-27T09:50:00Z">
        <w:r w:rsidR="005A14BF" w:rsidRPr="00FE5058">
          <w:rPr>
            <w:rFonts w:hAnsi="宋体" w:cs="宋体" w:hint="eastAsia"/>
          </w:rPr>
          <w:delText xml:space="preserve">decision matrix together </w:delText>
        </w:r>
      </w:del>
      <w:r w:rsidRPr="009C74B6">
        <w:rPr>
          <w:rFonts w:hAnsi="宋体" w:cs="宋体"/>
        </w:rPr>
        <w:t xml:space="preserve">with </w:t>
      </w:r>
      <w:ins w:id="852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current state $S_{\mathrm{cur}}$, </w:t>
      </w:r>
      <w:del w:id="853" w:author="作者" w:date="2026-08-27T09:50:00Z">
        <w:r w:rsidR="005A14BF" w:rsidRPr="00FE5058">
          <w:rPr>
            <w:rFonts w:hAnsi="宋体" w:cs="宋体" w:hint="eastAsia"/>
          </w:rPr>
          <w:delText>allowing</w:delText>
        </w:r>
      </w:del>
      <w:ins w:id="854" w:author="作者" w:date="2026-08-27T09:50:00Z">
        <w:r w:rsidRPr="009C74B6">
          <w:rPr>
            <w:rFonts w:hAnsi="宋体" w:cs="宋体"/>
          </w:rPr>
          <w:t>enabling</w:t>
        </w:r>
      </w:ins>
      <w:r w:rsidRPr="009C74B6">
        <w:rPr>
          <w:rFonts w:hAnsi="宋体" w:cs="宋体"/>
        </w:rPr>
        <w:t xml:space="preserve"> TOPSIS to </w:t>
      </w:r>
      <w:del w:id="855" w:author="作者" w:date="2026-08-27T09:50:00Z">
        <w:r w:rsidR="005A14BF" w:rsidRPr="00FE5058">
          <w:rPr>
            <w:rFonts w:hAnsi="宋体" w:cs="宋体" w:hint="eastAsia"/>
          </w:rPr>
          <w:delText>use</w:delText>
        </w:r>
      </w:del>
      <w:ins w:id="856" w:author="作者" w:date="2026-08-27T09:50:00Z">
        <w:r w:rsidRPr="009C74B6">
          <w:rPr>
            <w:rFonts w:hAnsi="宋体" w:cs="宋体"/>
          </w:rPr>
          <w:t>incorporate</w:t>
        </w:r>
      </w:ins>
      <w:r w:rsidRPr="009C74B6">
        <w:rPr>
          <w:rFonts w:hAnsi="宋体" w:cs="宋体"/>
        </w:rPr>
        <w:t xml:space="preserve"> both current measurements and short-term </w:t>
      </w:r>
      <w:del w:id="857" w:author="作者" w:date="2026-08-27T09:50:00Z">
        <w:r w:rsidR="005A14BF" w:rsidRPr="00FE5058">
          <w:rPr>
            <w:rFonts w:hAnsi="宋体" w:cs="宋体" w:hint="eastAsia"/>
          </w:rPr>
          <w:delText>foresight</w:delText>
        </w:r>
      </w:del>
      <w:ins w:id="858" w:author="作者" w:date="2026-08-27T09:50:00Z">
        <w:r w:rsidRPr="009C74B6">
          <w:rPr>
            <w:rFonts w:hAnsi="宋体" w:cs="宋体"/>
          </w:rPr>
          <w:t>predictions</w:t>
        </w:r>
      </w:ins>
      <w:r w:rsidRPr="009C74B6">
        <w:rPr>
          <w:rFonts w:hAnsi="宋体" w:cs="宋体"/>
        </w:rPr>
        <w:t xml:space="preserve">. Without </w:t>
      </w:r>
      <w:del w:id="859" w:author="作者" w:date="2026-08-27T09:50:00Z">
        <w:r w:rsidR="005A14BF" w:rsidRPr="00FE5058">
          <w:rPr>
            <w:rFonts w:hAnsi="宋体" w:cs="宋体" w:hint="eastAsia"/>
          </w:rPr>
          <w:delText>this output, subsequent decision making would reduce to</w:delText>
        </w:r>
      </w:del>
      <w:ins w:id="860" w:author="作者" w:date="2026-08-27T09:50:00Z">
        <w:r w:rsidRPr="009C74B6">
          <w:rPr>
            <w:rFonts w:hAnsi="宋体" w:cs="宋体"/>
          </w:rPr>
          <w:t>$S_{\mathrm{pred}}$, handover decisions would rely solely on</w:t>
        </w:r>
      </w:ins>
      <w:r w:rsidRPr="009C74B6">
        <w:rPr>
          <w:rFonts w:hAnsi="宋体" w:cs="宋体"/>
        </w:rPr>
        <w:t xml:space="preserve"> passive ranking of $S_{\mathrm{cur}}$, </w:t>
      </w:r>
      <w:del w:id="861" w:author="作者" w:date="2026-08-27T09:50:00Z">
        <w:r w:rsidR="005A14BF" w:rsidRPr="00FE5058">
          <w:rPr>
            <w:rFonts w:hAnsi="宋体" w:cs="宋体" w:hint="eastAsia"/>
          </w:rPr>
          <w:delText>which is the component tested</w:delText>
        </w:r>
      </w:del>
      <w:ins w:id="862" w:author="作者" w:date="2026-08-27T09:50:00Z">
        <w:r w:rsidRPr="009C74B6">
          <w:rPr>
            <w:rFonts w:hAnsi="宋体" w:cs="宋体"/>
          </w:rPr>
          <w:t>as evaluated</w:t>
        </w:r>
      </w:ins>
      <w:r w:rsidRPr="009C74B6">
        <w:rPr>
          <w:rFonts w:hAnsi="宋体" w:cs="宋体"/>
        </w:rPr>
        <w:t xml:space="preserve"> by </w:t>
      </w:r>
      <w:ins w:id="863" w:author="作者" w:date="2026-08-27T09:50:00Z">
        <w:r w:rsidRPr="009C74B6">
          <w:rPr>
            <w:rFonts w:hAnsi="宋体" w:cs="宋体"/>
          </w:rPr>
          <w:t xml:space="preserve">the LAAVHA-L </w:t>
        </w:r>
      </w:ins>
      <w:r w:rsidRPr="009C74B6">
        <w:rPr>
          <w:rFonts w:hAnsi="宋体" w:cs="宋体"/>
        </w:rPr>
        <w:t>ablation variant</w:t>
      </w:r>
      <w:del w:id="864" w:author="作者" w:date="2026-08-27T09:50:00Z">
        <w:r w:rsidR="005A14BF" w:rsidRPr="00FE5058">
          <w:rPr>
            <w:rFonts w:hAnsi="宋体" w:cs="宋体" w:hint="eastAsia"/>
          </w:rPr>
          <w:delText xml:space="preserve"> LAAVHA-L</w:delText>
        </w:r>
      </w:del>
      <w:r w:rsidRPr="009C74B6">
        <w:rPr>
          <w:rFonts w:hAnsi="宋体" w:cs="宋体"/>
        </w:rPr>
        <w:t>.</w:t>
      </w:r>
    </w:p>
    <w:p w14:paraId="170B504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8144D73" w14:textId="7D48BEA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865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{Dynamic </w:t>
      </w:r>
      <w:del w:id="866" w:author="作者" w:date="2026-08-27T09:50:00Z">
        <w:r w:rsidR="005A14BF" w:rsidRPr="00FE5058">
          <w:rPr>
            <w:rFonts w:hAnsi="宋体" w:cs="宋体" w:hint="eastAsia"/>
          </w:rPr>
          <w:delText>weight generation</w:delText>
        </w:r>
      </w:del>
      <w:ins w:id="867" w:author="作者" w:date="2026-08-27T09:50:00Z">
        <w:r w:rsidRPr="009C74B6">
          <w:rPr>
            <w:rFonts w:hAnsi="宋体" w:cs="宋体"/>
          </w:rPr>
          <w:t>Weight Generation</w:t>
        </w:r>
      </w:ins>
      <w:r w:rsidRPr="009C74B6">
        <w:rPr>
          <w:rFonts w:hAnsi="宋体" w:cs="宋体"/>
        </w:rPr>
        <w:t xml:space="preserve"> for </w:t>
      </w:r>
      <w:del w:id="868" w:author="作者" w:date="2026-08-27T09:50:00Z">
        <w:r w:rsidR="005A14BF" w:rsidRPr="00FE5058">
          <w:rPr>
            <w:rFonts w:hAnsi="宋体" w:cs="宋体" w:hint="eastAsia"/>
          </w:rPr>
          <w:delText>flight phases}</w:delText>
        </w:r>
      </w:del>
      <w:ins w:id="869" w:author="作者" w:date="2026-08-27T09:50:00Z">
        <w:r w:rsidRPr="009C74B6">
          <w:rPr>
            <w:rFonts w:hAnsi="宋体" w:cs="宋体"/>
          </w:rPr>
          <w:t>Flight Phases}}</w:t>
        </w:r>
      </w:ins>
    </w:p>
    <w:p w14:paraId="2DEC067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2C0432A" w14:textId="57B8EB36" w:rsidR="009C74B6" w:rsidRPr="009C74B6" w:rsidRDefault="005A14BF" w:rsidP="009C74B6">
      <w:pPr>
        <w:pStyle w:val="a3"/>
        <w:rPr>
          <w:rFonts w:hAnsi="宋体" w:cs="宋体"/>
        </w:rPr>
      </w:pPr>
      <w:del w:id="870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ins w:id="871" w:author="作者" w:date="2026-08-27T09:50:00Z">
        <w:r w:rsidR="009C74B6" w:rsidRPr="009C74B6">
          <w:rPr>
            <w:rFonts w:hAnsi="宋体" w:cs="宋体"/>
          </w:rPr>
          <w:t xml:space="preserve">Network-attribute </w:t>
        </w:r>
      </w:ins>
      <w:r w:rsidR="009C74B6" w:rsidRPr="009C74B6">
        <w:rPr>
          <w:rFonts w:hAnsi="宋体" w:cs="宋体"/>
        </w:rPr>
        <w:t xml:space="preserve">importance </w:t>
      </w:r>
      <w:del w:id="872" w:author="作者" w:date="2026-08-27T09:50:00Z">
        <w:r w:rsidRPr="00FE5058">
          <w:rPr>
            <w:rFonts w:hAnsi="宋体" w:cs="宋体" w:hint="eastAsia"/>
          </w:rPr>
          <w:delText>of different network attributes changes</w:delText>
        </w:r>
      </w:del>
      <w:ins w:id="873" w:author="作者" w:date="2026-08-27T09:50:00Z">
        <w:r w:rsidR="009C74B6" w:rsidRPr="009C74B6">
          <w:rPr>
            <w:rFonts w:hAnsi="宋体" w:cs="宋体"/>
          </w:rPr>
          <w:t>varies</w:t>
        </w:r>
      </w:ins>
      <w:r w:rsidR="009C74B6" w:rsidRPr="009C74B6">
        <w:rPr>
          <w:rFonts w:hAnsi="宋体" w:cs="宋体"/>
        </w:rPr>
        <w:t xml:space="preserve"> with the </w:t>
      </w:r>
      <w:del w:id="874" w:author="作者" w:date="2026-08-27T09:50:00Z">
        <w:r w:rsidRPr="00FE5058">
          <w:rPr>
            <w:rFonts w:hAnsi="宋体" w:cs="宋体" w:hint="eastAsia"/>
          </w:rPr>
          <w:delText>scenario during vertical-handover</w:delText>
        </w:r>
      </w:del>
      <w:ins w:id="875" w:author="作者" w:date="2026-08-27T09:50:00Z">
        <w:r w:rsidR="009C74B6" w:rsidRPr="009C74B6">
          <w:rPr>
            <w:rFonts w:hAnsi="宋体" w:cs="宋体"/>
          </w:rPr>
          <w:t>VHO</w:t>
        </w:r>
      </w:ins>
      <w:r w:rsidR="009C74B6" w:rsidRPr="009C74B6">
        <w:rPr>
          <w:rFonts w:hAnsi="宋体" w:cs="宋体"/>
        </w:rPr>
        <w:t xml:space="preserve"> decisions. During cruise</w:t>
      </w:r>
      <w:del w:id="876" w:author="作者" w:date="2026-08-27T09:50:00Z">
        <w:r w:rsidRPr="00FE5058">
          <w:rPr>
            <w:rFonts w:hAnsi="宋体" w:cs="宋体" w:hint="eastAsia"/>
          </w:rPr>
          <w:delText xml:space="preserve"> flight</w:delText>
        </w:r>
      </w:del>
      <w:r w:rsidR="009C74B6" w:rsidRPr="009C74B6">
        <w:rPr>
          <w:rFonts w:hAnsi="宋体" w:cs="宋体"/>
        </w:rPr>
        <w:t>, link stability and flight-control</w:t>
      </w:r>
      <w:del w:id="877" w:author="作者" w:date="2026-08-27T09:50:00Z">
        <w:r w:rsidRPr="00FE5058">
          <w:rPr>
            <w:rFonts w:hAnsi="宋体" w:cs="宋体" w:hint="eastAsia"/>
          </w:rPr>
          <w:delText>-command</w:delText>
        </w:r>
      </w:del>
      <w:r w:rsidR="009C74B6" w:rsidRPr="009C74B6">
        <w:rPr>
          <w:rFonts w:hAnsi="宋体" w:cs="宋体"/>
        </w:rPr>
        <w:t xml:space="preserve"> delay are more critical to </w:t>
      </w:r>
      <w:del w:id="878" w:author="作者" w:date="2026-08-27T09:50:00Z">
        <w:r w:rsidRPr="00FE5058">
          <w:rPr>
            <w:rFonts w:hAnsi="宋体" w:cs="宋体" w:hint="eastAsia"/>
          </w:rPr>
          <w:delText xml:space="preserve">flight </w:delText>
        </w:r>
      </w:del>
      <w:r w:rsidR="009C74B6" w:rsidRPr="009C74B6">
        <w:rPr>
          <w:rFonts w:hAnsi="宋体" w:cs="宋体"/>
        </w:rPr>
        <w:t>safety</w:t>
      </w:r>
      <w:del w:id="879" w:author="作者" w:date="2026-08-27T09:50:00Z">
        <w:r w:rsidRPr="00FE5058">
          <w:rPr>
            <w:rFonts w:hAnsi="宋体" w:cs="宋体" w:hint="eastAsia"/>
          </w:rPr>
          <w:delText>. When the UAV arrives at</w:delText>
        </w:r>
        <w:r w:rsidRPr="00FE5058">
          <w:rPr>
            <w:rFonts w:hAnsi="宋体" w:cs="宋体" w:hint="eastAsia"/>
          </w:rPr>
          <w:delText xml:space="preserve"> an imaging site and enters the </w:delText>
        </w:r>
      </w:del>
      <w:ins w:id="880" w:author="作者" w:date="2026-08-27T09:50:00Z">
        <w:r w:rsidR="009C74B6" w:rsidRPr="009C74B6">
          <w:rPr>
            <w:rFonts w:hAnsi="宋体" w:cs="宋体"/>
          </w:rPr>
          <w:t xml:space="preserve">, whereas during </w:t>
        </w:r>
      </w:ins>
      <w:r w:rsidR="009C74B6" w:rsidRPr="009C74B6">
        <w:rPr>
          <w:rFonts w:hAnsi="宋体" w:cs="宋体"/>
        </w:rPr>
        <w:t>image</w:t>
      </w:r>
      <w:del w:id="881" w:author="作者" w:date="2026-08-27T09:50:00Z">
        <w:r w:rsidRPr="00FE5058">
          <w:rPr>
            <w:rFonts w:hAnsi="宋体" w:cs="宋体" w:hint="eastAsia"/>
          </w:rPr>
          <w:delText>-</w:delText>
        </w:r>
      </w:del>
      <w:ins w:id="882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 xml:space="preserve">return </w:t>
      </w:r>
      <w:del w:id="883" w:author="作者" w:date="2026-08-27T09:50:00Z">
        <w:r w:rsidRPr="00FE5058">
          <w:rPr>
            <w:rFonts w:hAnsi="宋体" w:cs="宋体" w:hint="eastAsia"/>
          </w:rPr>
          <w:delText>phase, the weights of</w:delText>
        </w:r>
      </w:del>
      <w:ins w:id="884" w:author="作者" w:date="2026-08-27T09:50:00Z">
        <w:r w:rsidR="009C74B6" w:rsidRPr="009C74B6">
          <w:rPr>
            <w:rFonts w:hAnsi="宋体" w:cs="宋体"/>
          </w:rPr>
          <w:t>at imaging sites,</w:t>
        </w:r>
      </w:ins>
      <w:r w:rsidR="009C74B6" w:rsidRPr="009C74B6">
        <w:rPr>
          <w:rFonts w:hAnsi="宋体" w:cs="宋体"/>
        </w:rPr>
        <w:t xml:space="preserve"> throughput and packet loss </w:t>
      </w:r>
      <w:del w:id="885" w:author="作者" w:date="2026-08-27T09:50:00Z">
        <w:r w:rsidRPr="00FE5058">
          <w:rPr>
            <w:rFonts w:hAnsi="宋体" w:cs="宋体" w:hint="eastAsia"/>
          </w:rPr>
          <w:delText xml:space="preserve">should increase substantially so that </w:delText>
        </w:r>
      </w:del>
      <w:ins w:id="886" w:author="作者" w:date="2026-08-27T09:50:00Z">
        <w:r w:rsidR="009C74B6" w:rsidRPr="009C74B6">
          <w:rPr>
            <w:rFonts w:hAnsi="宋体" w:cs="宋体"/>
          </w:rPr>
          <w:t xml:space="preserve">become more important for timely and reliable transmission of </w:t>
        </w:r>
      </w:ins>
      <w:r w:rsidR="009C74B6" w:rsidRPr="009C74B6">
        <w:rPr>
          <w:rFonts w:hAnsi="宋体" w:cs="宋体"/>
        </w:rPr>
        <w:t xml:space="preserve">high-resolution images </w:t>
      </w:r>
      <w:del w:id="887" w:author="作者" w:date="2026-08-27T09:50:00Z">
        <w:r w:rsidRPr="00FE5058">
          <w:rPr>
            <w:rFonts w:hAnsi="宋体" w:cs="宋体" w:hint="eastAsia"/>
          </w:rPr>
          <w:delText>can reach the ground station intact within a limited time window</w:delText>
        </w:r>
      </w:del>
      <w:r w:rsidR="009C74B6" w:rsidRPr="009C74B6">
        <w:rPr>
          <w:rFonts w:hAnsi="宋体" w:cs="宋体"/>
        </w:rPr>
        <w:t xml:space="preserve">\upcite{25}. Fixed weights cannot capture </w:t>
      </w:r>
      <w:del w:id="888" w:author="作者" w:date="2026-08-27T09:50:00Z">
        <w:r w:rsidRPr="00FE5058">
          <w:rPr>
            <w:rFonts w:hAnsi="宋体" w:cs="宋体" w:hint="eastAsia"/>
          </w:rPr>
          <w:delText>this dynamic change</w:delText>
        </w:r>
      </w:del>
      <w:ins w:id="889" w:author="作者" w:date="2026-08-27T09:50:00Z">
        <w:r w:rsidR="009C74B6" w:rsidRPr="009C74B6">
          <w:rPr>
            <w:rFonts w:hAnsi="宋体" w:cs="宋体"/>
          </w:rPr>
          <w:t>these changing priorities</w:t>
        </w:r>
      </w:ins>
      <w:r w:rsidR="009C74B6" w:rsidRPr="009C74B6">
        <w:rPr>
          <w:rFonts w:hAnsi="宋体" w:cs="宋体"/>
        </w:rPr>
        <w:t>.</w:t>
      </w:r>
    </w:p>
    <w:p w14:paraId="34DD96D9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3F0CE96" w14:textId="12841AB6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To </w:t>
      </w:r>
      <w:del w:id="890" w:author="作者" w:date="2026-08-27T09:50:00Z">
        <w:r w:rsidR="005A14BF" w:rsidRPr="00FE5058">
          <w:rPr>
            <w:rFonts w:hAnsi="宋体" w:cs="宋体" w:hint="eastAsia"/>
          </w:rPr>
          <w:delText>match the differing</w:delText>
        </w:r>
      </w:del>
      <w:ins w:id="891" w:author="作者" w:date="2026-08-27T09:50:00Z">
        <w:r w:rsidRPr="009C74B6">
          <w:rPr>
            <w:rFonts w:hAnsi="宋体" w:cs="宋体"/>
          </w:rPr>
          <w:t>capture phase-dependent</w:t>
        </w:r>
      </w:ins>
      <w:r w:rsidRPr="009C74B6">
        <w:rPr>
          <w:rFonts w:hAnsi="宋体" w:cs="宋体"/>
        </w:rPr>
        <w:t xml:space="preserve"> requirements</w:t>
      </w:r>
      <w:del w:id="892" w:author="作者" w:date="2026-08-27T09:50:00Z">
        <w:r w:rsidR="005A14BF" w:rsidRPr="00FE5058">
          <w:rPr>
            <w:rFonts w:hAnsi="宋体" w:cs="宋体" w:hint="eastAsia"/>
          </w:rPr>
          <w:delText xml:space="preserve"> of remote-sensing flight phases</w:delText>
        </w:r>
      </w:del>
      <w:r w:rsidRPr="009C74B6">
        <w:rPr>
          <w:rFonts w:hAnsi="宋体" w:cs="宋体"/>
        </w:rPr>
        <w:t xml:space="preserve">, LAAVHA </w:t>
      </w:r>
      <w:del w:id="893" w:author="作者" w:date="2026-08-27T09:50:00Z">
        <w:r w:rsidR="005A14BF" w:rsidRPr="00FE5058">
          <w:rPr>
            <w:rFonts w:hAnsi="宋体" w:cs="宋体" w:hint="eastAsia"/>
          </w:rPr>
          <w:delText>introduces</w:delText>
        </w:r>
      </w:del>
      <w:ins w:id="894" w:author="作者" w:date="2026-08-27T09:50:00Z">
        <w:r w:rsidRPr="009C74B6">
          <w:rPr>
            <w:rFonts w:hAnsi="宋体" w:cs="宋体"/>
          </w:rPr>
          <w:t>employs</w:t>
        </w:r>
      </w:ins>
      <w:r w:rsidRPr="009C74B6">
        <w:rPr>
          <w:rFonts w:hAnsi="宋体" w:cs="宋体"/>
        </w:rPr>
        <w:t xml:space="preserve"> self-attention</w:t>
      </w:r>
      <w:ins w:id="895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\upcite{26--27}. </w:t>
      </w:r>
      <w:del w:id="896" w:author="作者" w:date="2026-08-27T09:50:00Z">
        <w:r w:rsidR="005A14BF" w:rsidRPr="00FE5058">
          <w:rPr>
            <w:rFonts w:hAnsi="宋体" w:cs="宋体" w:hint="eastAsia"/>
          </w:rPr>
          <w:delText>Stack the</w:delText>
        </w:r>
      </w:del>
      <w:ins w:id="897" w:author="作者" w:date="2026-08-27T09:50:00Z">
        <w:r w:rsidRPr="009C74B6">
          <w:rPr>
            <w:rFonts w:hAnsi="宋体" w:cs="宋体"/>
          </w:rPr>
          <w:t>The</w:t>
        </w:r>
      </w:ins>
      <w:r w:rsidRPr="009C74B6">
        <w:rPr>
          <w:rFonts w:hAnsi="宋体" w:cs="宋体"/>
        </w:rPr>
        <w:t xml:space="preserve"> five-dimensional state vectors of the three candidates </w:t>
      </w:r>
      <w:del w:id="898" w:author="作者" w:date="2026-08-27T09:50:00Z">
        <w:r w:rsidR="005A14BF" w:rsidRPr="00FE5058">
          <w:rPr>
            <w:rFonts w:hAnsi="宋体" w:cs="宋体" w:hint="eastAsia"/>
          </w:rPr>
          <w:delText>by</w:delText>
        </w:r>
      </w:del>
      <w:ins w:id="899" w:author="作者" w:date="2026-08-27T09:50:00Z">
        <w:r w:rsidRPr="009C74B6">
          <w:rPr>
            <w:rFonts w:hAnsi="宋体" w:cs="宋体"/>
          </w:rPr>
          <w:t>are</w:t>
        </w:r>
      </w:ins>
      <w:r w:rsidRPr="009C74B6">
        <w:rPr>
          <w:rFonts w:hAnsi="宋体" w:cs="宋体"/>
        </w:rPr>
        <w:t xml:space="preserve"> row</w:t>
      </w:r>
      <w:del w:id="900" w:author="作者" w:date="2026-08-27T09:50:00Z">
        <w:r w:rsidR="005A14BF" w:rsidRPr="00FE5058">
          <w:rPr>
            <w:rFonts w:hAnsi="宋体" w:cs="宋体" w:hint="eastAsia"/>
          </w:rPr>
          <w:delText xml:space="preserve"> as </w:delText>
        </w:r>
      </w:del>
      <w:ins w:id="901" w:author="作者" w:date="2026-08-27T09:50:00Z">
        <w:r w:rsidRPr="009C74B6">
          <w:rPr>
            <w:rFonts w:hAnsi="宋体" w:cs="宋体"/>
          </w:rPr>
          <w:t xml:space="preserve">-wise stacked into </w:t>
        </w:r>
      </w:ins>
      <w:r w:rsidRPr="009C74B6">
        <w:rPr>
          <w:rFonts w:hAnsi="宋体" w:cs="宋体"/>
        </w:rPr>
        <w:t xml:space="preserve">$S_{\mathrm{cur}}\in\mathbf{R}^{3\times5}$, </w:t>
      </w:r>
      <w:del w:id="902" w:author="作者" w:date="2026-08-27T09:50:00Z">
        <w:r w:rsidR="005A14BF" w:rsidRPr="00FE5058">
          <w:rPr>
            <w:rFonts w:hAnsi="宋体" w:cs="宋体" w:hint="eastAsia"/>
          </w:rPr>
          <w:delText xml:space="preserve">and let the self-attention query, key, and value all equal $S_{\mathrm{cur}}$, namely </w:delText>
        </w:r>
      </w:del>
      <w:ins w:id="903" w:author="作者" w:date="2026-08-27T09:50:00Z">
        <w:r w:rsidRPr="009C74B6">
          <w:rPr>
            <w:rFonts w:hAnsi="宋体" w:cs="宋体"/>
          </w:rPr>
          <w:t xml:space="preserve">with </w:t>
        </w:r>
      </w:ins>
      <w:r w:rsidRPr="009C74B6">
        <w:rPr>
          <w:rFonts w:hAnsi="宋体" w:cs="宋体"/>
        </w:rPr>
        <w:t xml:space="preserve">$Q=K=V=S_{\mathrm{cur}}$, </w:t>
      </w:r>
      <w:del w:id="904" w:author="作者" w:date="2026-08-27T09:50:00Z">
        <w:r w:rsidR="005A14BF" w:rsidRPr="00FE5058">
          <w:rPr>
            <w:rFonts w:hAnsi="宋体" w:cs="宋体" w:hint="eastAsia"/>
          </w:rPr>
          <w:delText xml:space="preserve">with </w:delText>
        </w:r>
      </w:del>
      <w:r w:rsidRPr="009C74B6">
        <w:rPr>
          <w:rFonts w:hAnsi="宋体" w:cs="宋体"/>
        </w:rPr>
        <w:t>\texttt{embed\_dim</w:t>
      </w:r>
      <w:del w:id="905" w:author="作者" w:date="2026-08-27T09:50:00Z">
        <w:r w:rsidR="005A14BF" w:rsidRPr="00FE5058">
          <w:rPr>
            <w:rFonts w:hAnsi="宋体" w:cs="宋体" w:hint="eastAsia"/>
          </w:rPr>
          <w:delText>}=</w:delText>
        </w:r>
      </w:del>
      <w:ins w:id="906" w:author="作者" w:date="2026-08-27T09:50:00Z">
        <w:r w:rsidRPr="009C74B6">
          <w:rPr>
            <w:rFonts w:hAnsi="宋体" w:cs="宋体"/>
          </w:rPr>
          <w:t xml:space="preserve">} = </w:t>
        </w:r>
      </w:ins>
      <w:r w:rsidRPr="009C74B6">
        <w:rPr>
          <w:rFonts w:hAnsi="宋体" w:cs="宋体"/>
        </w:rPr>
        <w:t>5</w:t>
      </w:r>
      <w:ins w:id="907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and \texttt{num\_heads</w:t>
      </w:r>
      <w:del w:id="908" w:author="作者" w:date="2026-08-27T09:50:00Z">
        <w:r w:rsidR="005A14BF" w:rsidRPr="00FE5058">
          <w:rPr>
            <w:rFonts w:hAnsi="宋体" w:cs="宋体" w:hint="eastAsia"/>
          </w:rPr>
          <w:delText>}=</w:delText>
        </w:r>
      </w:del>
      <w:ins w:id="909" w:author="作者" w:date="2026-08-27T09:50:00Z">
        <w:r w:rsidRPr="009C74B6">
          <w:rPr>
            <w:rFonts w:hAnsi="宋体" w:cs="宋体"/>
          </w:rPr>
          <w:t xml:space="preserve">} = </w:t>
        </w:r>
      </w:ins>
      <w:r w:rsidRPr="009C74B6">
        <w:rPr>
          <w:rFonts w:hAnsi="宋体" w:cs="宋体"/>
        </w:rPr>
        <w:t xml:space="preserve">1. </w:t>
      </w:r>
      <w:ins w:id="910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\texttt{embed\_dim} </w:t>
      </w:r>
      <w:del w:id="911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912" w:author="作者" w:date="2026-08-27T09:50:00Z">
        <w:r w:rsidRPr="009C74B6">
          <w:rPr>
            <w:rFonts w:hAnsi="宋体" w:cs="宋体"/>
          </w:rPr>
          <w:t>denotes</w:t>
        </w:r>
      </w:ins>
      <w:r w:rsidRPr="009C74B6">
        <w:rPr>
          <w:rFonts w:hAnsi="宋体" w:cs="宋体"/>
        </w:rPr>
        <w:t xml:space="preserve"> the feature dimension of each attention input </w:t>
      </w:r>
      <w:del w:id="913" w:author="作者" w:date="2026-08-27T09:50:00Z">
        <w:r w:rsidR="005A14BF" w:rsidRPr="00FE5058">
          <w:rPr>
            <w:rFonts w:hAnsi="宋体" w:cs="宋体" w:hint="eastAsia"/>
          </w:rPr>
          <w:delText>vector. Becau</w:delText>
        </w:r>
        <w:r w:rsidR="005A14BF" w:rsidRPr="00FE5058">
          <w:rPr>
            <w:rFonts w:hAnsi="宋体" w:cs="宋体" w:hint="eastAsia"/>
          </w:rPr>
          <w:delText>se each candidate</w:delText>
        </w:r>
      </w:del>
      <w:ins w:id="914" w:author="作者" w:date="2026-08-27T09:50:00Z">
        <w:r w:rsidRPr="009C74B6">
          <w:rPr>
            <w:rFonts w:hAnsi="宋体" w:cs="宋体"/>
          </w:rPr>
          <w:t>and</w:t>
        </w:r>
      </w:ins>
      <w:r w:rsidRPr="009C74B6">
        <w:rPr>
          <w:rFonts w:hAnsi="宋体" w:cs="宋体"/>
        </w:rPr>
        <w:t xml:space="preserve"> is </w:t>
      </w:r>
      <w:del w:id="915" w:author="作者" w:date="2026-08-27T09:50:00Z">
        <w:r w:rsidR="005A14BF" w:rsidRPr="00FE5058">
          <w:rPr>
            <w:rFonts w:hAnsi="宋体" w:cs="宋体" w:hint="eastAsia"/>
          </w:rPr>
          <w:delText>represented by five</w:delText>
        </w:r>
      </w:del>
      <w:ins w:id="916" w:author="作者" w:date="2026-08-27T09:50:00Z">
        <w:r w:rsidRPr="009C74B6">
          <w:rPr>
            <w:rFonts w:hAnsi="宋体" w:cs="宋体"/>
          </w:rPr>
          <w:t>set to 5, corresponding to the</w:t>
        </w:r>
      </w:ins>
      <w:r w:rsidRPr="009C74B6">
        <w:rPr>
          <w:rFonts w:hAnsi="宋体" w:cs="宋体"/>
        </w:rPr>
        <w:t xml:space="preserve"> normalized </w:t>
      </w:r>
      <w:del w:id="917" w:author="作者" w:date="2026-08-27T09:50:00Z">
        <w:r w:rsidR="005A14BF" w:rsidRPr="00FE5058">
          <w:rPr>
            <w:rFonts w:hAnsi="宋体" w:cs="宋体" w:hint="eastAsia"/>
          </w:rPr>
          <w:delText xml:space="preserve">indicators, </w:delText>
        </w:r>
      </w:del>
      <w:r w:rsidRPr="009C74B6">
        <w:rPr>
          <w:rFonts w:hAnsi="宋体" w:cs="宋体"/>
        </w:rPr>
        <w:t>SINR, RSRP, delay, throughput, and packet loss ratio</w:t>
      </w:r>
      <w:del w:id="918" w:author="作者" w:date="2026-08-27T09:50:00Z">
        <w:r w:rsidR="005A14BF" w:rsidRPr="00FE5058">
          <w:rPr>
            <w:rFonts w:hAnsi="宋体" w:cs="宋体" w:hint="eastAsia"/>
          </w:rPr>
          <w:delText xml:space="preserve">, it is set to 5, equal to the number of columns in $S_{\mathrm{cur}}$. </w:delText>
        </w:r>
      </w:del>
      <w:ins w:id="919" w:author="作者" w:date="2026-08-27T09:50:00Z">
        <w:r w:rsidRPr="009C74B6">
          <w:rPr>
            <w:rFonts w:hAnsi="宋体" w:cs="宋体"/>
          </w:rPr>
          <w:t xml:space="preserve"> indicators, and </w:t>
        </w:r>
      </w:ins>
      <w:r w:rsidRPr="009C74B6">
        <w:rPr>
          <w:rFonts w:hAnsi="宋体" w:cs="宋体"/>
        </w:rPr>
        <w:t xml:space="preserve">\texttt{num\_heads} </w:t>
      </w:r>
      <w:del w:id="920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921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the number of parallel attention heads</w:t>
      </w:r>
      <w:ins w:id="922" w:author="作者" w:date="2026-08-27T09:50:00Z">
        <w:r w:rsidRPr="009C74B6">
          <w:rPr>
            <w:rFonts w:hAnsi="宋体" w:cs="宋体"/>
          </w:rPr>
          <w:t xml:space="preserve"> and is set to 1</w:t>
        </w:r>
      </w:ins>
      <w:r w:rsidRPr="009C74B6">
        <w:rPr>
          <w:rFonts w:hAnsi="宋体" w:cs="宋体"/>
        </w:rPr>
        <w:t xml:space="preserve">. With </w:t>
      </w:r>
      <w:del w:id="923" w:author="作者" w:date="2026-08-27T09:50:00Z">
        <w:r w:rsidR="005A14BF" w:rsidRPr="00FE5058">
          <w:rPr>
            <w:rFonts w:hAnsi="宋体" w:cs="宋体" w:hint="eastAsia"/>
          </w:rPr>
          <w:delText xml:space="preserve">only </w:delText>
        </w:r>
      </w:del>
      <w:r w:rsidRPr="009C74B6">
        <w:rPr>
          <w:rFonts w:hAnsi="宋体" w:cs="宋体"/>
        </w:rPr>
        <w:t xml:space="preserve">five attributes, multiple heads would </w:t>
      </w:r>
      <w:del w:id="924" w:author="作者" w:date="2026-08-27T09:50:00Z">
        <w:r w:rsidR="005A14BF" w:rsidRPr="00FE5058">
          <w:rPr>
            <w:rFonts w:hAnsi="宋体" w:cs="宋体" w:hint="eastAsia"/>
          </w:rPr>
          <w:delText>allocate</w:delText>
        </w:r>
      </w:del>
      <w:ins w:id="925" w:author="作者" w:date="2026-08-27T09:50:00Z">
        <w:r w:rsidRPr="009C74B6">
          <w:rPr>
            <w:rFonts w:hAnsi="宋体" w:cs="宋体"/>
          </w:rPr>
          <w:t>provide</w:t>
        </w:r>
      </w:ins>
      <w:r w:rsidRPr="009C74B6">
        <w:rPr>
          <w:rFonts w:hAnsi="宋体" w:cs="宋体"/>
        </w:rPr>
        <w:t xml:space="preserve"> too few features </w:t>
      </w:r>
      <w:del w:id="926" w:author="作者" w:date="2026-08-27T09:50:00Z">
        <w:r w:rsidR="005A14BF" w:rsidRPr="00FE5058">
          <w:rPr>
            <w:rFonts w:hAnsi="宋体" w:cs="宋体" w:hint="eastAsia"/>
          </w:rPr>
          <w:delText>to each</w:delText>
        </w:r>
      </w:del>
      <w:ins w:id="927" w:author="作者" w:date="2026-08-27T09:50:00Z">
        <w:r w:rsidRPr="009C74B6">
          <w:rPr>
            <w:rFonts w:hAnsi="宋体" w:cs="宋体"/>
          </w:rPr>
          <w:t>per</w:t>
        </w:r>
      </w:ins>
      <w:r w:rsidRPr="009C74B6">
        <w:rPr>
          <w:rFonts w:hAnsi="宋体" w:cs="宋体"/>
        </w:rPr>
        <w:t xml:space="preserve"> head and </w:t>
      </w:r>
      <w:del w:id="928" w:author="作者" w:date="2026-08-27T09:50:00Z">
        <w:r w:rsidR="005A14BF" w:rsidRPr="00FE5058">
          <w:rPr>
            <w:rFonts w:hAnsi="宋体" w:cs="宋体" w:hint="eastAsia"/>
          </w:rPr>
          <w:delText>hinder interpretation of attribute weights. One</w:delText>
        </w:r>
      </w:del>
      <w:ins w:id="929" w:author="作者" w:date="2026-08-27T09:50:00Z">
        <w:r w:rsidRPr="009C74B6">
          <w:rPr>
            <w:rFonts w:hAnsi="宋体" w:cs="宋体"/>
          </w:rPr>
          <w:t>reduce weight interpretability. A single</w:t>
        </w:r>
      </w:ins>
      <w:r w:rsidRPr="009C74B6">
        <w:rPr>
          <w:rFonts w:hAnsi="宋体" w:cs="宋体"/>
        </w:rPr>
        <w:t xml:space="preserve"> head </w:t>
      </w:r>
      <w:del w:id="930" w:author="作者" w:date="2026-08-27T09:50:00Z">
        <w:r w:rsidR="005A14BF" w:rsidRPr="00FE5058">
          <w:rPr>
            <w:rFonts w:hAnsi="宋体" w:cs="宋体" w:hint="eastAsia"/>
          </w:rPr>
          <w:delText xml:space="preserve">is </w:delText>
        </w:r>
      </w:del>
      <w:r w:rsidRPr="009C74B6">
        <w:rPr>
          <w:rFonts w:hAnsi="宋体" w:cs="宋体"/>
        </w:rPr>
        <w:t xml:space="preserve">therefore </w:t>
      </w:r>
      <w:del w:id="931" w:author="作者" w:date="2026-08-27T09:50:00Z">
        <w:r w:rsidR="005A14BF" w:rsidRPr="00FE5058">
          <w:rPr>
            <w:rFonts w:hAnsi="宋体" w:cs="宋体" w:hint="eastAsia"/>
          </w:rPr>
          <w:delText>used to learn the</w:delText>
        </w:r>
      </w:del>
      <w:ins w:id="932" w:author="作者" w:date="2026-08-27T09:50:00Z">
        <w:r w:rsidRPr="009C74B6">
          <w:rPr>
            <w:rFonts w:hAnsi="宋体" w:cs="宋体"/>
          </w:rPr>
          <w:t>learns attribute</w:t>
        </w:r>
      </w:ins>
      <w:r w:rsidRPr="009C74B6">
        <w:rPr>
          <w:rFonts w:hAnsi="宋体" w:cs="宋体"/>
        </w:rPr>
        <w:t xml:space="preserve"> correlations </w:t>
      </w:r>
      <w:del w:id="933" w:author="作者" w:date="2026-08-27T09:50:00Z">
        <w:r w:rsidR="005A14BF" w:rsidRPr="00FE5058">
          <w:rPr>
            <w:rFonts w:hAnsi="宋体" w:cs="宋体" w:hint="eastAsia"/>
          </w:rPr>
          <w:delText xml:space="preserve">among the five attributes </w:delText>
        </w:r>
      </w:del>
      <w:r w:rsidRPr="009C74B6">
        <w:rPr>
          <w:rFonts w:hAnsi="宋体" w:cs="宋体"/>
        </w:rPr>
        <w:t xml:space="preserve">directly. Scaled dot-product attention </w:t>
      </w:r>
      <w:del w:id="934" w:author="作者" w:date="2026-08-27T09:50:00Z">
        <w:r w:rsidR="005A14BF" w:rsidRPr="00FE5058">
          <w:rPr>
            <w:rFonts w:hAnsi="宋体" w:cs="宋体" w:hint="eastAsia"/>
          </w:rPr>
          <w:delText xml:space="preserve">then </w:delText>
        </w:r>
      </w:del>
      <w:r w:rsidRPr="009C74B6">
        <w:rPr>
          <w:rFonts w:hAnsi="宋体" w:cs="宋体"/>
        </w:rPr>
        <w:t xml:space="preserve">computes </w:t>
      </w:r>
      <w:ins w:id="935" w:author="作者" w:date="2026-08-27T09:50:00Z">
        <w:r w:rsidRPr="009C74B6">
          <w:rPr>
            <w:rFonts w:hAnsi="宋体" w:cs="宋体"/>
          </w:rPr>
          <w:t xml:space="preserve">attribute </w:t>
        </w:r>
      </w:ins>
      <w:r w:rsidRPr="009C74B6">
        <w:rPr>
          <w:rFonts w:hAnsi="宋体" w:cs="宋体"/>
        </w:rPr>
        <w:t>interactions</w:t>
      </w:r>
      <w:del w:id="936" w:author="作者" w:date="2026-08-27T09:50:00Z">
        <w:r w:rsidR="005A14BF" w:rsidRPr="00FE5058">
          <w:rPr>
            <w:rFonts w:hAnsi="宋体" w:cs="宋体" w:hint="eastAsia"/>
          </w:rPr>
          <w:delText xml:space="preserve"> among attributes</w:delText>
        </w:r>
      </w:del>
      <w:r w:rsidRPr="009C74B6">
        <w:rPr>
          <w:rFonts w:hAnsi="宋体" w:cs="宋体"/>
        </w:rPr>
        <w:t xml:space="preserve">, where </w:t>
      </w:r>
      <w:del w:id="937" w:author="作者" w:date="2026-08-27T09:50:00Z">
        <w:r w:rsidR="005A14BF" w:rsidRPr="00FE5058">
          <w:rPr>
            <w:rFonts w:hAnsi="宋体" w:cs="宋体" w:hint="eastAsia"/>
          </w:rPr>
          <w:delText xml:space="preserve">each element </w:delText>
        </w:r>
      </w:del>
      <w:r w:rsidRPr="009C74B6">
        <w:rPr>
          <w:rFonts w:hAnsi="宋体" w:cs="宋体"/>
        </w:rPr>
        <w:t xml:space="preserve">$a_{ij}$ </w:t>
      </w:r>
      <w:del w:id="938" w:author="作者" w:date="2026-08-27T09:50:00Z">
        <w:r w:rsidR="005A14BF" w:rsidRPr="00FE5058">
          <w:rPr>
            <w:rFonts w:hAnsi="宋体" w:cs="宋体" w:hint="eastAsia"/>
          </w:rPr>
          <w:delText>of</w:delText>
        </w:r>
      </w:del>
      <w:ins w:id="939" w:author="作者" w:date="2026-08-27T09:50:00Z">
        <w:r w:rsidRPr="009C74B6">
          <w:rPr>
            <w:rFonts w:hAnsi="宋体" w:cs="宋体"/>
          </w:rPr>
          <w:t>in the</w:t>
        </w:r>
      </w:ins>
      <w:r w:rsidRPr="009C74B6">
        <w:rPr>
          <w:rFonts w:hAnsi="宋体" w:cs="宋体"/>
        </w:rPr>
        <w:t xml:space="preserve"> attention matrix $A$ represents the importance of attribute $j$ to attribute $i$. Cross-network mean pooling extracts </w:t>
      </w:r>
      <w:ins w:id="940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attribute-level context $c\in\mathbf{R}^5$. Flight speed $v$ and altitude $h$ are mapped by $W_{\mathrm{mob}}\in\mathbf{R}^{16\times2}$ to mobility feature $m\in\mathbf{R}^{16</w:t>
      </w:r>
      <w:del w:id="941" w:author="作者" w:date="2026-08-27T09:50:00Z">
        <w:r w:rsidR="005A14BF" w:rsidRPr="00FE5058">
          <w:rPr>
            <w:rFonts w:hAnsi="宋体" w:cs="宋体" w:hint="eastAsia"/>
          </w:rPr>
          <w:delText>}$; the</w:delText>
        </w:r>
      </w:del>
      <w:ins w:id="942" w:author="作者" w:date="2026-08-27T09:50:00Z">
        <w:r w:rsidRPr="009C74B6">
          <w:rPr>
            <w:rFonts w:hAnsi="宋体" w:cs="宋体"/>
          </w:rPr>
          <w:t>}$. The</w:t>
        </w:r>
      </w:ins>
      <w:r w:rsidRPr="009C74B6">
        <w:rPr>
          <w:rFonts w:hAnsi="宋体" w:cs="宋体"/>
        </w:rPr>
        <w:t xml:space="preserve"> concatenated </w:t>
      </w:r>
      <w:del w:id="943" w:author="作者" w:date="2026-08-27T09:50:00Z">
        <w:r w:rsidR="005A14BF" w:rsidRPr="00FE5058">
          <w:rPr>
            <w:rFonts w:hAnsi="宋体" w:cs="宋体" w:hint="eastAsia"/>
          </w:rPr>
          <w:delText>result is</w:delText>
        </w:r>
      </w:del>
      <w:ins w:id="944" w:author="作者" w:date="2026-08-27T09:50:00Z">
        <w:r w:rsidRPr="009C74B6">
          <w:rPr>
            <w:rFonts w:hAnsi="宋体" w:cs="宋体"/>
          </w:rPr>
          <w:t>results are</w:t>
        </w:r>
      </w:ins>
      <w:r w:rsidRPr="009C74B6">
        <w:rPr>
          <w:rFonts w:hAnsi="宋体" w:cs="宋体"/>
        </w:rPr>
        <w:t xml:space="preserve"> projected by a fully connected layer and normalized by softmax to </w:t>
      </w:r>
      <w:del w:id="945" w:author="作者" w:date="2026-08-27T09:50:00Z">
        <w:r w:rsidR="005A14BF" w:rsidRPr="00FE5058">
          <w:rPr>
            <w:rFonts w:hAnsi="宋体" w:cs="宋体" w:hint="eastAsia"/>
          </w:rPr>
          <w:delText>produce</w:delText>
        </w:r>
      </w:del>
      <w:ins w:id="946" w:author="作者" w:date="2026-08-27T09:50:00Z">
        <w:r w:rsidRPr="009C74B6">
          <w:rPr>
            <w:rFonts w:hAnsi="宋体" w:cs="宋体"/>
          </w:rPr>
          <w:t>obtain</w:t>
        </w:r>
      </w:ins>
      <w:r w:rsidRPr="009C74B6">
        <w:rPr>
          <w:rFonts w:hAnsi="宋体" w:cs="宋体"/>
        </w:rPr>
        <w:t xml:space="preserve"> the five-dimensional dynamic weight $w$:</w:t>
      </w:r>
    </w:p>
    <w:p w14:paraId="38321C7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\begin{align}</w:t>
      </w:r>
    </w:p>
    <w:p w14:paraId="757B087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Q &amp;= K = V = S_{\mathrm{cur}}\in\mathbf{R}^{3\times5}, \label{eq:attn1}\\</w:t>
      </w:r>
    </w:p>
    <w:p w14:paraId="0C0104D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 &amp;= \mathrm{Attention}(Q,K,V)=\mathrm{softmax}\!\left(\frac{QK^\top}{\sqrt{5}}\right)V,\quad A\in\mathbf{R}^{3\times5}, \label{eq:attn2}\\</w:t>
      </w:r>
    </w:p>
    <w:p w14:paraId="1E2381C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c &amp;= \mathrm{mean}(A,\mathrm{dim}=0)\in\mathbf{R}^5, \label{eq:attn3}\\</w:t>
      </w:r>
    </w:p>
    <w:p w14:paraId="53356DD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m &amp;= \mathrm{ReLU}\!\left(W_{\mathrm{mob}}[v,h]^\top\right),\quad W_{\mathrm{mob}}:\mathbf{R}^{2}\rightarrow\mathbf{R}^{16},\quad m\in\mathbf{R}^{16}, \label{eq:attn4}\\</w:t>
      </w:r>
    </w:p>
    <w:p w14:paraId="43C3380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w &amp;= \mathrm{softmax}\!\left(W_{\mathrm{weight}}[c\parallel m]\right),\quad W_{\mathrm{weight}}:\mathbf{R}^{21}\rightarrow\mathbf{R}^{5},\quad w\in\mathbf{R}^{5},\quad \sum_j w_j=1. \label{eq:attn5}</w:t>
      </w:r>
    </w:p>
    <w:p w14:paraId="33485DF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7A49EA9A" w14:textId="245B3D52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Equations~\eqref{eq:attn1}--\eqref{eq:attn5} </w:t>
      </w:r>
      <w:del w:id="947" w:author="作者" w:date="2026-08-27T09:50:00Z">
        <w:r w:rsidR="005A14BF" w:rsidRPr="00FE5058">
          <w:rPr>
            <w:rFonts w:hAnsi="宋体" w:cs="宋体" w:hint="eastAsia"/>
          </w:rPr>
          <w:delText>describe</w:delText>
        </w:r>
      </w:del>
      <w:ins w:id="948" w:author="作者" w:date="2026-08-27T09:50:00Z">
        <w:r w:rsidRPr="009C74B6">
          <w:rPr>
            <w:rFonts w:hAnsi="宋体" w:cs="宋体"/>
          </w:rPr>
          <w:t>define</w:t>
        </w:r>
      </w:ins>
      <w:r w:rsidRPr="009C74B6">
        <w:rPr>
          <w:rFonts w:hAnsi="宋体" w:cs="宋体"/>
        </w:rPr>
        <w:t xml:space="preserve"> the </w:t>
      </w:r>
      <w:del w:id="949" w:author="作者" w:date="2026-08-27T09:50:00Z">
        <w:r w:rsidR="005A14BF" w:rsidRPr="00FE5058">
          <w:rPr>
            <w:rFonts w:hAnsi="宋体" w:cs="宋体" w:hint="eastAsia"/>
          </w:rPr>
          <w:delText xml:space="preserve">complete </w:delText>
        </w:r>
      </w:del>
      <w:r w:rsidRPr="009C74B6">
        <w:rPr>
          <w:rFonts w:hAnsi="宋体" w:cs="宋体"/>
        </w:rPr>
        <w:t xml:space="preserve">dynamic-weight procedure: </w:t>
      </w:r>
      <w:del w:id="950" w:author="作者" w:date="2026-08-27T09:50:00Z">
        <w:r w:rsidR="005A14BF" w:rsidRPr="00FE5058">
          <w:rPr>
            <w:rFonts w:hAnsi="宋体" w:cs="宋体" w:hint="eastAsia"/>
          </w:rPr>
          <w:delText xml:space="preserve">the current state </w:delText>
        </w:r>
      </w:del>
      <w:r w:rsidRPr="009C74B6">
        <w:rPr>
          <w:rFonts w:hAnsi="宋体" w:cs="宋体"/>
        </w:rPr>
        <w:t>$S_{\mathrm{cur}}\in\mathbf{R}^{3\times5}$ enters self-attention</w:t>
      </w:r>
      <w:del w:id="951" w:author="作者" w:date="2026-08-27T09:50:00Z">
        <w:r w:rsidR="005A14BF" w:rsidRPr="00FE5058">
          <w:rPr>
            <w:rFonts w:hAnsi="宋体" w:cs="宋体" w:hint="eastAsia"/>
          </w:rPr>
          <w:delText>; scaled dot-product attention yields</w:delText>
        </w:r>
      </w:del>
      <w:ins w:id="952" w:author="作者" w:date="2026-08-27T09:50:00Z">
        <w:r w:rsidRPr="009C74B6">
          <w:rPr>
            <w:rFonts w:hAnsi="宋体" w:cs="宋体"/>
          </w:rPr>
          <w:t>, producing the</w:t>
        </w:r>
      </w:ins>
      <w:r w:rsidRPr="009C74B6">
        <w:rPr>
          <w:rFonts w:hAnsi="宋体" w:cs="宋体"/>
        </w:rPr>
        <w:t xml:space="preserve"> $3\times5$ matrix $A$; cross-network mean pooling yields</w:t>
      </w:r>
      <w:ins w:id="953" w:author="作者" w:date="2026-08-27T09:50:00Z">
        <w:r w:rsidRPr="009C74B6">
          <w:rPr>
            <w:rFonts w:hAnsi="宋体" w:cs="宋体"/>
          </w:rPr>
          <w:t xml:space="preserve"> the</w:t>
        </w:r>
      </w:ins>
      <w:r w:rsidRPr="009C74B6">
        <w:rPr>
          <w:rFonts w:hAnsi="宋体" w:cs="宋体"/>
        </w:rPr>
        <w:t xml:space="preserve"> five-dimensional attribute context $c$; $W_{\mathrm{mob}}:2\rightarrow16$ maps speed and altitude to </w:t>
      </w:r>
      <w:ins w:id="954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16-dimensional mobility feature $m$; and </w:t>
      </w:r>
      <w:del w:id="955" w:author="作者" w:date="2026-08-27T09:50:00Z">
        <w:r w:rsidR="005A14BF" w:rsidRPr="00FE5058">
          <w:rPr>
            <w:rFonts w:hAnsi="宋体" w:cs="宋体" w:hint="eastAsia"/>
          </w:rPr>
          <w:delText>the</w:delText>
        </w:r>
      </w:del>
      <w:ins w:id="956" w:author="作者" w:date="2026-08-27T09:50:00Z">
        <w:r w:rsidRPr="009C74B6">
          <w:rPr>
            <w:rFonts w:hAnsi="宋体" w:cs="宋体"/>
          </w:rPr>
          <w:t>their</w:t>
        </w:r>
      </w:ins>
      <w:r w:rsidRPr="009C74B6">
        <w:rPr>
          <w:rFonts w:hAnsi="宋体" w:cs="宋体"/>
        </w:rPr>
        <w:t xml:space="preserve"> 21-dimensional concatenation is projected by $W_{\mathrm{weight}}$ and softmax-normalized to </w:t>
      </w:r>
      <w:del w:id="957" w:author="作者" w:date="2026-08-27T09:50:00Z">
        <w:r w:rsidR="005A14BF" w:rsidRPr="00FE5058">
          <w:rPr>
            <w:rFonts w:hAnsi="宋体" w:cs="宋体" w:hint="eastAsia"/>
          </w:rPr>
          <w:delText>output</w:delText>
        </w:r>
      </w:del>
      <w:ins w:id="958" w:author="作者" w:date="2026-08-27T09:50:00Z">
        <w:r w:rsidRPr="009C74B6">
          <w:rPr>
            <w:rFonts w:hAnsi="宋体" w:cs="宋体"/>
          </w:rPr>
          <w:t>obtain the</w:t>
        </w:r>
      </w:ins>
      <w:r w:rsidRPr="009C74B6">
        <w:rPr>
          <w:rFonts w:hAnsi="宋体" w:cs="宋体"/>
        </w:rPr>
        <w:t xml:space="preserve"> five-dimensional dynamic weight $w$.</w:t>
      </w:r>
    </w:p>
    <w:p w14:paraId="00BA0B4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C4FB460" w14:textId="60ADE9EF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output $w$ is not an independent assessment of </w:t>
      </w:r>
      <w:ins w:id="959" w:author="作者" w:date="2026-08-27T09:50:00Z">
        <w:r w:rsidRPr="009C74B6">
          <w:rPr>
            <w:rFonts w:hAnsi="宋体" w:cs="宋体"/>
          </w:rPr>
          <w:t xml:space="preserve">a </w:t>
        </w:r>
      </w:ins>
      <w:r w:rsidRPr="009C74B6">
        <w:rPr>
          <w:rFonts w:hAnsi="宋体" w:cs="宋体"/>
        </w:rPr>
        <w:t>network quality</w:t>
      </w:r>
      <w:del w:id="960" w:author="作者" w:date="2026-08-27T09:50:00Z">
        <w:r w:rsidR="005A14BF" w:rsidRPr="00FE5058">
          <w:rPr>
            <w:rFonts w:hAnsi="宋体" w:cs="宋体" w:hint="eastAsia"/>
          </w:rPr>
          <w:delText>. It is</w:delText>
        </w:r>
      </w:del>
      <w:ins w:id="961" w:author="作者" w:date="2026-08-27T09:50:00Z">
        <w:r w:rsidRPr="009C74B6">
          <w:rPr>
            <w:rFonts w:hAnsi="宋体" w:cs="宋体"/>
          </w:rPr>
          <w:t xml:space="preserve"> measure but</w:t>
        </w:r>
      </w:ins>
      <w:r w:rsidRPr="009C74B6">
        <w:rPr>
          <w:rFonts w:hAnsi="宋体" w:cs="宋体"/>
        </w:rPr>
        <w:t xml:space="preserve"> an input to the TOPSIS weighting step in Section~2.3. </w:t>
      </w:r>
      <w:del w:id="962" w:author="作者" w:date="2026-08-27T09:50:00Z">
        <w:r w:rsidR="005A14BF" w:rsidRPr="00FE5058">
          <w:rPr>
            <w:rFonts w:hAnsi="宋体" w:cs="宋体" w:hint="eastAsia"/>
          </w:rPr>
          <w:delText>Specifically, $v_{ij}=w_jr_{ij}$ in</w:delText>
        </w:r>
      </w:del>
      <w:ins w:id="963" w:author="作者" w:date="2026-08-27T09:50:00Z">
        <w:r w:rsidRPr="009C74B6">
          <w:rPr>
            <w:rFonts w:hAnsi="宋体" w:cs="宋体"/>
          </w:rPr>
          <w:t>In</w:t>
        </w:r>
      </w:ins>
      <w:r w:rsidRPr="009C74B6">
        <w:rPr>
          <w:rFonts w:hAnsi="宋体" w:cs="宋体"/>
        </w:rPr>
        <w:t xml:space="preserve"> Equation~\eqref{eq:topsis2</w:t>
      </w:r>
      <w:del w:id="964" w:author="作者" w:date="2026-08-27T09:50:00Z">
        <w:r w:rsidR="005A14BF" w:rsidRPr="00FE5058">
          <w:rPr>
            <w:rFonts w:hAnsi="宋体" w:cs="宋体" w:hint="eastAsia"/>
          </w:rPr>
          <w:delText xml:space="preserve">} </w:delText>
        </w:r>
      </w:del>
      <w:ins w:id="965" w:author="作者" w:date="2026-08-27T09:50:00Z">
        <w:r w:rsidRPr="009C74B6">
          <w:rPr>
            <w:rFonts w:hAnsi="宋体" w:cs="宋体"/>
          </w:rPr>
          <w:t xml:space="preserve">}, $v_{ij}=w_jr_{ij}$ </w:t>
        </w:r>
      </w:ins>
      <w:r w:rsidRPr="009C74B6">
        <w:rPr>
          <w:rFonts w:hAnsi="宋体" w:cs="宋体"/>
        </w:rPr>
        <w:t xml:space="preserve">applies $w_j$ to the $j$th attribute </w:t>
      </w:r>
      <w:del w:id="966" w:author="作者" w:date="2026-08-27T09:50:00Z">
        <w:r w:rsidR="005A14BF" w:rsidRPr="00FE5058">
          <w:rPr>
            <w:rFonts w:hAnsi="宋体" w:cs="宋体" w:hint="eastAsia"/>
          </w:rPr>
          <w:delText xml:space="preserve">dimension </w:delText>
        </w:r>
      </w:del>
      <w:r w:rsidRPr="009C74B6">
        <w:rPr>
          <w:rFonts w:hAnsi="宋体" w:cs="宋体"/>
        </w:rPr>
        <w:t xml:space="preserve">of </w:t>
      </w:r>
      <w:ins w:id="967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fused matrix $D$, allowing the </w:t>
      </w:r>
      <w:del w:id="968" w:author="作者" w:date="2026-08-27T09:50:00Z">
        <w:r w:rsidR="005A14BF" w:rsidRPr="00FE5058">
          <w:rPr>
            <w:rFonts w:hAnsi="宋体" w:cs="宋体" w:hint="eastAsia"/>
          </w:rPr>
          <w:delText xml:space="preserve">relative </w:delText>
        </w:r>
      </w:del>
      <w:r w:rsidRPr="009C74B6">
        <w:rPr>
          <w:rFonts w:hAnsi="宋体" w:cs="宋体"/>
        </w:rPr>
        <w:t xml:space="preserve">importance of SINR, RSRP, delay, throughput, and packet loss ratio to </w:t>
      </w:r>
      <w:del w:id="969" w:author="作者" w:date="2026-08-27T09:50:00Z">
        <w:r w:rsidR="005A14BF" w:rsidRPr="00FE5058">
          <w:rPr>
            <w:rFonts w:hAnsi="宋体" w:cs="宋体" w:hint="eastAsia"/>
          </w:rPr>
          <w:delText>change with</w:delText>
        </w:r>
      </w:del>
      <w:ins w:id="970" w:author="作者" w:date="2026-08-27T09:50:00Z">
        <w:r w:rsidRPr="009C74B6">
          <w:rPr>
            <w:rFonts w:hAnsi="宋体" w:cs="宋体"/>
          </w:rPr>
          <w:t>adapt to the</w:t>
        </w:r>
      </w:ins>
      <w:r w:rsidRPr="009C74B6">
        <w:rPr>
          <w:rFonts w:hAnsi="宋体" w:cs="宋体"/>
        </w:rPr>
        <w:t xml:space="preserve"> current network and flight state. </w:t>
      </w:r>
      <w:del w:id="971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ins w:id="972" w:author="作者" w:date="2026-08-27T09:50:00Z">
        <w:r w:rsidRPr="009C74B6">
          <w:rPr>
            <w:rFonts w:hAnsi="宋体" w:cs="宋体"/>
          </w:rPr>
          <w:t xml:space="preserve">Therefore, the </w:t>
        </w:r>
      </w:ins>
      <w:r w:rsidRPr="009C74B6">
        <w:rPr>
          <w:rFonts w:hAnsi="宋体" w:cs="宋体"/>
        </w:rPr>
        <w:t xml:space="preserve">LSTM branch </w:t>
      </w:r>
      <w:del w:id="973" w:author="作者" w:date="2026-08-27T09:50:00Z">
        <w:r w:rsidR="005A14BF" w:rsidRPr="00FE5058">
          <w:rPr>
            <w:rFonts w:hAnsi="宋体" w:cs="宋体" w:hint="eastAsia"/>
          </w:rPr>
          <w:delText>thus provides ``where the</w:delText>
        </w:r>
      </w:del>
      <w:ins w:id="974" w:author="作者" w:date="2026-08-27T09:50:00Z">
        <w:r w:rsidRPr="009C74B6">
          <w:rPr>
            <w:rFonts w:hAnsi="宋体" w:cs="宋体"/>
          </w:rPr>
          <w:t>predicts future</w:t>
        </w:r>
      </w:ins>
      <w:r w:rsidRPr="009C74B6">
        <w:rPr>
          <w:rFonts w:hAnsi="宋体" w:cs="宋体"/>
        </w:rPr>
        <w:t xml:space="preserve"> state </w:t>
      </w:r>
      <w:del w:id="975" w:author="作者" w:date="2026-08-27T09:50:00Z">
        <w:r w:rsidR="005A14BF" w:rsidRPr="00FE5058">
          <w:rPr>
            <w:rFonts w:hAnsi="宋体" w:cs="宋体" w:hint="eastAsia"/>
          </w:rPr>
          <w:delText>is heading,'' whereas</w:delText>
        </w:r>
      </w:del>
      <w:ins w:id="976" w:author="作者" w:date="2026-08-27T09:50:00Z">
        <w:r w:rsidRPr="009C74B6">
          <w:rPr>
            <w:rFonts w:hAnsi="宋体" w:cs="宋体"/>
          </w:rPr>
          <w:t>changes, while</w:t>
        </w:r>
      </w:ins>
      <w:r w:rsidRPr="009C74B6">
        <w:rPr>
          <w:rFonts w:hAnsi="宋体" w:cs="宋体"/>
        </w:rPr>
        <w:t xml:space="preserve"> the attention branch </w:t>
      </w:r>
      <w:del w:id="977" w:author="作者" w:date="2026-08-27T09:50:00Z">
        <w:r w:rsidR="005A14BF" w:rsidRPr="00FE5058">
          <w:rPr>
            <w:rFonts w:hAnsi="宋体" w:cs="宋体" w:hint="eastAsia"/>
          </w:rPr>
          <w:delText>provides ``what matters now''</w:delText>
        </w:r>
      </w:del>
      <w:ins w:id="978" w:author="作者" w:date="2026-08-27T09:50:00Z">
        <w:r w:rsidRPr="009C74B6">
          <w:rPr>
            <w:rFonts w:hAnsi="宋体" w:cs="宋体"/>
          </w:rPr>
          <w:t>determines current attribute importance</w:t>
        </w:r>
      </w:ins>
      <w:r w:rsidRPr="009C74B6">
        <w:rPr>
          <w:rFonts w:hAnsi="宋体" w:cs="宋体"/>
        </w:rPr>
        <w:t xml:space="preserve">; both </w:t>
      </w:r>
      <w:del w:id="979" w:author="作者" w:date="2026-08-27T09:50:00Z">
        <w:r w:rsidR="005A14BF" w:rsidRPr="00FE5058">
          <w:rPr>
            <w:rFonts w:hAnsi="宋体" w:cs="宋体" w:hint="eastAsia"/>
          </w:rPr>
          <w:delText>affect</w:delText>
        </w:r>
      </w:del>
      <w:ins w:id="980" w:author="作者" w:date="2026-08-27T09:50:00Z">
        <w:r w:rsidRPr="009C74B6">
          <w:rPr>
            <w:rFonts w:hAnsi="宋体" w:cs="宋体"/>
          </w:rPr>
          <w:t>contribute to</w:t>
        </w:r>
      </w:ins>
      <w:r w:rsidRPr="009C74B6">
        <w:rPr>
          <w:rFonts w:hAnsi="宋体" w:cs="宋体"/>
        </w:rPr>
        <w:t xml:space="preserve"> the final </w:t>
      </w:r>
      <w:ins w:id="981" w:author="作者" w:date="2026-08-27T09:50:00Z">
        <w:r w:rsidRPr="009C74B6">
          <w:rPr>
            <w:rFonts w:hAnsi="宋体" w:cs="宋体"/>
          </w:rPr>
          <w:t xml:space="preserve">TOPSIS </w:t>
        </w:r>
      </w:ins>
      <w:r w:rsidRPr="009C74B6">
        <w:rPr>
          <w:rFonts w:hAnsi="宋体" w:cs="宋体"/>
        </w:rPr>
        <w:t xml:space="preserve">closeness </w:t>
      </w:r>
      <w:ins w:id="982" w:author="作者" w:date="2026-08-27T09:50:00Z">
        <w:r w:rsidRPr="009C74B6">
          <w:rPr>
            <w:rFonts w:hAnsi="宋体" w:cs="宋体"/>
          </w:rPr>
          <w:t xml:space="preserve">score </w:t>
        </w:r>
      </w:ins>
      <w:r w:rsidRPr="009C74B6">
        <w:rPr>
          <w:rFonts w:hAnsi="宋体" w:cs="宋体"/>
        </w:rPr>
        <w:t>$C_i</w:t>
      </w:r>
      <w:del w:id="983" w:author="作者" w:date="2026-08-27T09:50:00Z">
        <w:r w:rsidR="005A14BF" w:rsidRPr="00FE5058">
          <w:rPr>
            <w:rFonts w:hAnsi="宋体" w:cs="宋体" w:hint="eastAsia"/>
          </w:rPr>
          <w:delText>$ at t</w:delText>
        </w:r>
        <w:r w:rsidR="005A14BF" w:rsidRPr="00FE5058">
          <w:rPr>
            <w:rFonts w:hAnsi="宋体" w:cs="宋体" w:hint="eastAsia"/>
          </w:rPr>
          <w:delText>he TOPSIS ranking stage.</w:delText>
        </w:r>
      </w:del>
      <w:ins w:id="984" w:author="作者" w:date="2026-08-27T09:50:00Z">
        <w:r w:rsidRPr="009C74B6">
          <w:rPr>
            <w:rFonts w:hAnsi="宋体" w:cs="宋体"/>
          </w:rPr>
          <w:t>$.</w:t>
        </w:r>
      </w:ins>
    </w:p>
    <w:p w14:paraId="18C7C44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2C2CC43" w14:textId="5AF9EEE9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985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{Improved TOPSIS </w:t>
      </w:r>
      <w:del w:id="986" w:author="作者" w:date="2026-08-27T09:50:00Z">
        <w:r w:rsidR="005A14BF" w:rsidRPr="00FE5058">
          <w:rPr>
            <w:rFonts w:hAnsi="宋体" w:cs="宋体" w:hint="eastAsia"/>
          </w:rPr>
          <w:delText>decision making</w:delText>
        </w:r>
      </w:del>
      <w:ins w:id="987" w:author="作者" w:date="2026-08-27T09:50:00Z">
        <w:r w:rsidRPr="009C74B6">
          <w:rPr>
            <w:rFonts w:hAnsi="宋体" w:cs="宋体"/>
          </w:rPr>
          <w:t>Decision Making</w:t>
        </w:r>
      </w:ins>
      <w:r w:rsidRPr="009C74B6">
        <w:rPr>
          <w:rFonts w:hAnsi="宋体" w:cs="宋体"/>
        </w:rPr>
        <w:t xml:space="preserve"> with </w:t>
      </w:r>
      <w:del w:id="988" w:author="作者" w:date="2026-08-27T09:50:00Z">
        <w:r w:rsidR="005A14BF" w:rsidRPr="00FE5058">
          <w:rPr>
            <w:rFonts w:hAnsi="宋体" w:cs="宋体" w:hint="eastAsia"/>
          </w:rPr>
          <w:delText>fused predicted states}</w:delText>
        </w:r>
      </w:del>
      <w:ins w:id="989" w:author="作者" w:date="2026-08-27T09:50:00Z">
        <w:r w:rsidRPr="009C74B6">
          <w:rPr>
            <w:rFonts w:hAnsi="宋体" w:cs="宋体"/>
          </w:rPr>
          <w:t>Fused Predicted States}}</w:t>
        </w:r>
      </w:ins>
    </w:p>
    <w:p w14:paraId="4622FDB5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76BDAA7" w14:textId="0E940A82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This subsection </w:t>
      </w:r>
      <w:del w:id="990" w:author="作者" w:date="2026-08-27T09:50:00Z">
        <w:r w:rsidR="005A14BF" w:rsidRPr="00FE5058">
          <w:rPr>
            <w:rFonts w:hAnsi="宋体" w:cs="宋体" w:hint="eastAsia"/>
          </w:rPr>
          <w:delText>is the convergence point of</w:delText>
        </w:r>
      </w:del>
      <w:ins w:id="991" w:author="作者" w:date="2026-08-27T09:50:00Z">
        <w:r w:rsidRPr="009C74B6">
          <w:rPr>
            <w:rFonts w:hAnsi="宋体" w:cs="宋体"/>
          </w:rPr>
          <w:t>integrates</w:t>
        </w:r>
      </w:ins>
      <w:r w:rsidRPr="009C74B6">
        <w:rPr>
          <w:rFonts w:hAnsi="宋体" w:cs="宋体"/>
        </w:rPr>
        <w:t xml:space="preserve"> the preceding learning modules. $S_{\mathrm{pred}}$ from Section~2.1 provides </w:t>
      </w:r>
      <w:ins w:id="992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short-term future state, $w$ from Section~2.2 provides </w:t>
      </w:r>
      <w:del w:id="993" w:author="作者" w:date="2026-08-27T09:50:00Z">
        <w:r w:rsidR="005A14BF" w:rsidRPr="00FE5058">
          <w:rPr>
            <w:rFonts w:hAnsi="宋体" w:cs="宋体" w:hint="eastAsia"/>
          </w:rPr>
          <w:delText xml:space="preserve">attribute importance for the current flight </w:delText>
        </w:r>
      </w:del>
      <w:r w:rsidRPr="009C74B6">
        <w:rPr>
          <w:rFonts w:hAnsi="宋体" w:cs="宋体"/>
        </w:rPr>
        <w:t>phase</w:t>
      </w:r>
      <w:ins w:id="994" w:author="作者" w:date="2026-08-27T09:50:00Z">
        <w:r w:rsidRPr="009C74B6">
          <w:rPr>
            <w:rFonts w:hAnsi="宋体" w:cs="宋体"/>
          </w:rPr>
          <w:t>-dependent attribute weights</w:t>
        </w:r>
      </w:ins>
      <w:r w:rsidRPr="009C74B6">
        <w:rPr>
          <w:rFonts w:hAnsi="宋体" w:cs="宋体"/>
        </w:rPr>
        <w:t xml:space="preserve">, and $S_{\mathrm{cur}}$ </w:t>
      </w:r>
      <w:del w:id="995" w:author="作者" w:date="2026-08-27T09:50:00Z">
        <w:r w:rsidR="005A14BF" w:rsidRPr="00FE5058">
          <w:rPr>
            <w:rFonts w:hAnsi="宋体" w:cs="宋体" w:hint="eastAsia"/>
          </w:rPr>
          <w:delText>defined and collected in</w:delText>
        </w:r>
      </w:del>
      <w:ins w:id="996" w:author="作者" w:date="2026-08-27T09:50:00Z">
        <w:r w:rsidRPr="009C74B6">
          <w:rPr>
            <w:rFonts w:hAnsi="宋体" w:cs="宋体"/>
          </w:rPr>
          <w:t>from</w:t>
        </w:r>
      </w:ins>
      <w:r w:rsidRPr="009C74B6">
        <w:rPr>
          <w:rFonts w:hAnsi="宋体" w:cs="宋体"/>
        </w:rPr>
        <w:t xml:space="preserve"> Section~1 provides the current </w:t>
      </w:r>
      <w:del w:id="997" w:author="作者" w:date="2026-08-27T09:50:00Z">
        <w:r w:rsidR="005A14BF" w:rsidRPr="00FE5058">
          <w:rPr>
            <w:rFonts w:hAnsi="宋体" w:cs="宋体" w:hint="eastAsia"/>
          </w:rPr>
          <w:delText>observation. Candidate quality in</w:delText>
        </w:r>
      </w:del>
      <w:ins w:id="998" w:author="作者" w:date="2026-08-27T09:50:00Z">
        <w:r w:rsidRPr="009C74B6">
          <w:rPr>
            <w:rFonts w:hAnsi="宋体" w:cs="宋体"/>
          </w:rPr>
          <w:t>state. Since</w:t>
        </w:r>
      </w:ins>
      <w:r w:rsidRPr="009C74B6">
        <w:rPr>
          <w:rFonts w:hAnsi="宋体" w:cs="宋体"/>
        </w:rPr>
        <w:t xml:space="preserve"> remote-sensing cruise </w:t>
      </w:r>
      <w:del w:id="999" w:author="作者" w:date="2026-08-27T09:50:00Z">
        <w:r w:rsidR="005A14BF" w:rsidRPr="00FE5058">
          <w:rPr>
            <w:rFonts w:hAnsi="宋体" w:cs="宋体" w:hint="eastAsia"/>
          </w:rPr>
          <w:delText>must balance</w:delText>
        </w:r>
      </w:del>
      <w:ins w:id="1000" w:author="作者" w:date="2026-08-27T09:50:00Z">
        <w:r w:rsidRPr="009C74B6">
          <w:rPr>
            <w:rFonts w:hAnsi="宋体" w:cs="宋体"/>
          </w:rPr>
          <w:t>performance depends jointly on</w:t>
        </w:r>
      </w:ins>
      <w:r w:rsidRPr="009C74B6">
        <w:rPr>
          <w:rFonts w:hAnsi="宋体" w:cs="宋体"/>
        </w:rPr>
        <w:t xml:space="preserve"> signal strength, transmission capability, and reliability, </w:t>
      </w:r>
      <w:del w:id="1001" w:author="作者" w:date="2026-08-27T09:50:00Z">
        <w:r w:rsidR="005A14BF" w:rsidRPr="00FE5058">
          <w:rPr>
            <w:rFonts w:hAnsi="宋体" w:cs="宋体" w:hint="eastAsia"/>
          </w:rPr>
          <w:delText xml:space="preserve">so </w:delText>
        </w:r>
      </w:del>
      <w:r w:rsidRPr="009C74B6">
        <w:rPr>
          <w:rFonts w:hAnsi="宋体" w:cs="宋体"/>
        </w:rPr>
        <w:t xml:space="preserve">no single indicator defines </w:t>
      </w:r>
      <w:del w:id="1002" w:author="作者" w:date="2026-08-27T09:50:00Z">
        <w:r w:rsidR="005A14BF" w:rsidRPr="00FE5058">
          <w:rPr>
            <w:rFonts w:hAnsi="宋体" w:cs="宋体" w:hint="eastAsia"/>
          </w:rPr>
          <w:delText>a perfect</w:delText>
        </w:r>
      </w:del>
      <w:ins w:id="1003" w:author="作者" w:date="2026-08-27T09:50:00Z">
        <w:r w:rsidRPr="009C74B6">
          <w:rPr>
            <w:rFonts w:hAnsi="宋体" w:cs="宋体"/>
          </w:rPr>
          <w:t>the optimal</w:t>
        </w:r>
      </w:ins>
      <w:r w:rsidRPr="009C74B6">
        <w:rPr>
          <w:rFonts w:hAnsi="宋体" w:cs="宋体"/>
        </w:rPr>
        <w:t xml:space="preserve"> network. </w:t>
      </w:r>
      <w:del w:id="1004" w:author="作者" w:date="2026-08-27T09:50:00Z">
        <w:r w:rsidR="005A14BF" w:rsidRPr="00FE5058">
          <w:rPr>
            <w:rFonts w:hAnsi="宋体" w:cs="宋体" w:hint="eastAsia"/>
          </w:rPr>
          <w:delText>The technique for order preference by similarity to ideal solution (</w:delText>
        </w:r>
      </w:del>
      <w:r w:rsidRPr="009C74B6">
        <w:rPr>
          <w:rFonts w:hAnsi="宋体" w:cs="宋体"/>
        </w:rPr>
        <w:t>TOPSIS</w:t>
      </w:r>
      <w:del w:id="1005" w:author="作者" w:date="2026-08-27T09:50:00Z">
        <w:r w:rsidR="005A14BF" w:rsidRPr="00FE5058">
          <w:rPr>
            <w:rFonts w:hAnsi="宋体" w:cs="宋体" w:hint="eastAsia"/>
          </w:rPr>
          <w:delText>) compares each candidate's location in multi-attribute space with</w:delText>
        </w:r>
      </w:del>
      <w:ins w:id="1006" w:author="作者" w:date="2026-08-27T09:50:00Z">
        <w:r w:rsidRPr="009C74B6">
          <w:rPr>
            <w:rFonts w:hAnsi="宋体" w:cs="宋体"/>
          </w:rPr>
          <w:t xml:space="preserve"> ranks candidates by their proximity to the</w:t>
        </w:r>
      </w:ins>
      <w:r w:rsidRPr="009C74B6">
        <w:rPr>
          <w:rFonts w:hAnsi="宋体" w:cs="宋体"/>
        </w:rPr>
        <w:t xml:space="preserve"> virtual </w:t>
      </w:r>
      <w:del w:id="1007" w:author="作者" w:date="2026-08-27T09:50:00Z">
        <w:r w:rsidR="005A14BF" w:rsidRPr="00FE5058">
          <w:rPr>
            <w:rFonts w:hAnsi="宋体" w:cs="宋体" w:hint="eastAsia"/>
          </w:rPr>
          <w:delText>best</w:delText>
        </w:r>
      </w:del>
      <w:ins w:id="1008" w:author="作者" w:date="2026-08-27T09:50:00Z">
        <w:r w:rsidRPr="009C74B6">
          <w:rPr>
            <w:rFonts w:hAnsi="宋体" w:cs="宋体"/>
          </w:rPr>
          <w:t>ideal</w:t>
        </w:r>
      </w:ins>
      <w:r w:rsidRPr="009C74B6">
        <w:rPr>
          <w:rFonts w:hAnsi="宋体" w:cs="宋体"/>
        </w:rPr>
        <w:t xml:space="preserve"> and </w:t>
      </w:r>
      <w:del w:id="1009" w:author="作者" w:date="2026-08-27T09:50:00Z">
        <w:r w:rsidR="005A14BF" w:rsidRPr="00FE5058">
          <w:rPr>
            <w:rFonts w:hAnsi="宋体" w:cs="宋体" w:hint="eastAsia"/>
          </w:rPr>
          <w:delText>worst</w:delText>
        </w:r>
      </w:del>
      <w:ins w:id="1010" w:author="作者" w:date="2026-08-27T09:50:00Z">
        <w:r w:rsidRPr="009C74B6">
          <w:rPr>
            <w:rFonts w:hAnsi="宋体" w:cs="宋体"/>
          </w:rPr>
          <w:t>negative-ideal</w:t>
        </w:r>
      </w:ins>
      <w:r w:rsidRPr="009C74B6">
        <w:rPr>
          <w:rFonts w:hAnsi="宋体" w:cs="宋体"/>
        </w:rPr>
        <w:t xml:space="preserve"> networks</w:t>
      </w:r>
      <w:ins w:id="1011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\upcite{8--9}. To </w:t>
      </w:r>
      <w:del w:id="1012" w:author="作者" w:date="2026-08-27T09:50:00Z">
        <w:r w:rsidR="005A14BF" w:rsidRPr="00FE5058">
          <w:rPr>
            <w:rFonts w:hAnsi="宋体" w:cs="宋体" w:hint="eastAsia"/>
          </w:rPr>
          <w:delText>avoid passive decisions that use only current state</w:delText>
        </w:r>
      </w:del>
      <w:ins w:id="1013" w:author="作者" w:date="2026-08-27T09:50:00Z">
        <w:r w:rsidRPr="009C74B6">
          <w:rPr>
            <w:rFonts w:hAnsi="宋体" w:cs="宋体"/>
          </w:rPr>
          <w:t>incorporate future conditions</w:t>
        </w:r>
      </w:ins>
      <w:r w:rsidRPr="009C74B6">
        <w:rPr>
          <w:rFonts w:hAnsi="宋体" w:cs="宋体"/>
        </w:rPr>
        <w:t xml:space="preserve">, LAAVHA </w:t>
      </w:r>
      <w:del w:id="1014" w:author="作者" w:date="2026-08-27T09:50:00Z">
        <w:r w:rsidR="005A14BF" w:rsidRPr="00FE5058">
          <w:rPr>
            <w:rFonts w:hAnsi="宋体" w:cs="宋体" w:hint="eastAsia"/>
          </w:rPr>
          <w:delText xml:space="preserve">first </w:delText>
        </w:r>
      </w:del>
      <w:r w:rsidRPr="009C74B6">
        <w:rPr>
          <w:rFonts w:hAnsi="宋体" w:cs="宋体"/>
        </w:rPr>
        <w:t xml:space="preserve">fuses </w:t>
      </w:r>
      <w:ins w:id="1015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current and </w:t>
      </w:r>
      <w:del w:id="1016" w:author="作者" w:date="2026-08-27T09:50:00Z">
        <w:r w:rsidR="005A14BF" w:rsidRPr="00FE5058">
          <w:rPr>
            <w:rFonts w:hAnsi="宋体" w:cs="宋体" w:hint="eastAsia"/>
          </w:rPr>
          <w:delText>LSTM-</w:delText>
        </w:r>
      </w:del>
      <w:r w:rsidRPr="009C74B6">
        <w:rPr>
          <w:rFonts w:hAnsi="宋体" w:cs="宋体"/>
        </w:rPr>
        <w:t>predicted states to form the decision matrix:</w:t>
      </w:r>
    </w:p>
    <w:p w14:paraId="0FB0009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\begin{align}</w:t>
      </w:r>
    </w:p>
    <w:p w14:paraId="6E13D5C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s_{\mathrm{norm}} &amp;= \frac{s-s_{\min}}{s_{\max}-s_{\min}},\quad \text{for each indicator }j, \label{eq:norm}\\</w:t>
      </w:r>
    </w:p>
    <w:p w14:paraId="09FE331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d_{ij} &amp;= \alpha s_{\mathrm{cur}}(i,j)+(1-\alpha)s_{\mathrm{pred}}(i,j),\quad \alpha=0.6, \label{eq:fuse}\\</w:t>
      </w:r>
    </w:p>
    <w:p w14:paraId="77FA47D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d_{ij} &amp;\leftarrow 1-d_{ij},\quad j\in\{\mathrm{delay},\mathrm{PLR}\}. \label{eq:cost}</w:t>
      </w:r>
    </w:p>
    <w:p w14:paraId="57A2676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0C64ECA7" w14:textId="6E50FB34" w:rsidR="009C74B6" w:rsidRPr="009C74B6" w:rsidRDefault="005A14BF" w:rsidP="009C74B6">
      <w:pPr>
        <w:pStyle w:val="a3"/>
        <w:rPr>
          <w:rFonts w:hAnsi="宋体" w:cs="宋体"/>
        </w:rPr>
      </w:pPr>
      <w:del w:id="1017" w:author="作者" w:date="2026-08-27T09:50:00Z">
        <w:r w:rsidRPr="00FE5058">
          <w:rPr>
            <w:rFonts w:hAnsi="宋体" w:cs="宋体" w:hint="eastAsia"/>
          </w:rPr>
          <w:delText>In Equations~\eqref{eq:norm}--\eqref{e</w:delText>
        </w:r>
        <w:r w:rsidRPr="00FE5058">
          <w:rPr>
            <w:rFonts w:hAnsi="宋体" w:cs="宋体" w:hint="eastAsia"/>
          </w:rPr>
          <w:delText>q:cost}, $i$ is</w:delText>
        </w:r>
      </w:del>
      <w:ins w:id="1018" w:author="作者" w:date="2026-08-27T09:50:00Z">
        <w:r w:rsidR="009C74B6" w:rsidRPr="009C74B6">
          <w:rPr>
            <w:rFonts w:hAnsi="宋体" w:cs="宋体"/>
          </w:rPr>
          <w:t>where $i=1,2,3$ denotes</w:t>
        </w:r>
      </w:ins>
      <w:r w:rsidR="009C74B6" w:rsidRPr="009C74B6">
        <w:rPr>
          <w:rFonts w:hAnsi="宋体" w:cs="宋体"/>
        </w:rPr>
        <w:t xml:space="preserve"> the candidate </w:t>
      </w:r>
      <w:ins w:id="1019" w:author="作者" w:date="2026-08-27T09:50:00Z">
        <w:r w:rsidR="009C74B6" w:rsidRPr="009C74B6">
          <w:rPr>
            <w:rFonts w:hAnsi="宋体" w:cs="宋体"/>
          </w:rPr>
          <w:t xml:space="preserve">network </w:t>
        </w:r>
      </w:ins>
      <w:r w:rsidR="009C74B6" w:rsidRPr="009C74B6">
        <w:rPr>
          <w:rFonts w:hAnsi="宋体" w:cs="宋体"/>
        </w:rPr>
        <w:t>index</w:t>
      </w:r>
      <w:del w:id="1020" w:author="作者" w:date="2026-08-27T09:50:00Z">
        <w:r w:rsidRPr="00FE5058">
          <w:rPr>
            <w:rFonts w:hAnsi="宋体" w:cs="宋体" w:hint="eastAsia"/>
          </w:rPr>
          <w:delText>, with $i=1,2,3$ corresponding to</w:delText>
        </w:r>
      </w:del>
      <w:ins w:id="1021" w:author="作者" w:date="2026-08-27T09:50:00Z">
        <w:r w:rsidR="009C74B6" w:rsidRPr="009C74B6">
          <w:rPr>
            <w:rFonts w:hAnsi="宋体" w:cs="宋体"/>
          </w:rPr>
          <w:t xml:space="preserve"> for</w:t>
        </w:r>
      </w:ins>
      <w:r w:rsidR="009C74B6" w:rsidRPr="009C74B6">
        <w:rPr>
          <w:rFonts w:hAnsi="宋体" w:cs="宋体"/>
        </w:rPr>
        <w:t xml:space="preserve"> 5G, LTE, and </w:t>
      </w:r>
      <w:del w:id="1022" w:author="作者" w:date="2026-08-27T09:50:00Z">
        <w:r w:rsidRPr="00FE5058">
          <w:rPr>
            <w:rFonts w:hAnsi="宋体" w:cs="宋体" w:hint="eastAsia"/>
          </w:rPr>
          <w:delText>WiFi</w:delText>
        </w:r>
      </w:del>
      <w:ins w:id="1023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>, respectively</w:t>
      </w:r>
      <w:del w:id="1024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1025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$j$ </w:t>
      </w:r>
      <w:del w:id="1026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27" w:author="作者" w:date="2026-08-27T09:50:00Z">
        <w:r w:rsidR="009C74B6" w:rsidRPr="009C74B6">
          <w:rPr>
            <w:rFonts w:hAnsi="宋体" w:cs="宋体"/>
          </w:rPr>
          <w:t>represents</w:t>
        </w:r>
      </w:ins>
      <w:r w:rsidR="009C74B6" w:rsidRPr="009C74B6">
        <w:rPr>
          <w:rFonts w:hAnsi="宋体" w:cs="宋体"/>
        </w:rPr>
        <w:t xml:space="preserve"> the attribute index</w:t>
      </w:r>
      <w:del w:id="1028" w:author="作者" w:date="2026-08-27T09:50:00Z">
        <w:r w:rsidRPr="00FE5058">
          <w:rPr>
            <w:rFonts w:hAnsi="宋体" w:cs="宋体" w:hint="eastAsia"/>
          </w:rPr>
          <w:delText>, and the five attributes are</w:delText>
        </w:r>
      </w:del>
      <w:ins w:id="1029" w:author="作者" w:date="2026-08-27T09:50:00Z">
        <w:r w:rsidR="009C74B6" w:rsidRPr="009C74B6">
          <w:rPr>
            <w:rFonts w:hAnsi="宋体" w:cs="宋体"/>
          </w:rPr>
          <w:t xml:space="preserve"> for</w:t>
        </w:r>
      </w:ins>
      <w:r w:rsidR="009C74B6" w:rsidRPr="009C74B6">
        <w:rPr>
          <w:rFonts w:hAnsi="宋体" w:cs="宋体"/>
        </w:rPr>
        <w:t xml:space="preserve"> SINR, RSRP, delay, throughput, and packet loss ratio</w:t>
      </w:r>
      <w:del w:id="1030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1031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$s$ </w:t>
      </w:r>
      <w:del w:id="1032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33" w:author="作者" w:date="2026-08-27T09:50:00Z">
        <w:r w:rsidR="009C74B6" w:rsidRPr="009C74B6">
          <w:rPr>
            <w:rFonts w:hAnsi="宋体" w:cs="宋体"/>
          </w:rPr>
          <w:t>indicates</w:t>
        </w:r>
      </w:ins>
      <w:r w:rsidR="009C74B6" w:rsidRPr="009C74B6">
        <w:rPr>
          <w:rFonts w:hAnsi="宋体" w:cs="宋体"/>
        </w:rPr>
        <w:t xml:space="preserve"> the original </w:t>
      </w:r>
      <w:del w:id="1034" w:author="作者" w:date="2026-08-27T09:50:00Z">
        <w:r w:rsidRPr="00FE5058">
          <w:rPr>
            <w:rFonts w:hAnsi="宋体" w:cs="宋体" w:hint="eastAsia"/>
          </w:rPr>
          <w:delText>or to-be-normalized valu</w:delText>
        </w:r>
        <w:r w:rsidRPr="00FE5058">
          <w:rPr>
            <w:rFonts w:hAnsi="宋体" w:cs="宋体" w:hint="eastAsia"/>
          </w:rPr>
          <w:delText xml:space="preserve">e of the $j$th </w:delText>
        </w:r>
      </w:del>
      <w:r w:rsidR="009C74B6" w:rsidRPr="009C74B6">
        <w:rPr>
          <w:rFonts w:hAnsi="宋体" w:cs="宋体"/>
        </w:rPr>
        <w:t xml:space="preserve">attribute </w:t>
      </w:r>
      <w:del w:id="1035" w:author="作者" w:date="2026-08-27T09:50:00Z">
        <w:r w:rsidRPr="00FE5058">
          <w:rPr>
            <w:rFonts w:hAnsi="宋体" w:cs="宋体" w:hint="eastAsia"/>
          </w:rPr>
          <w:delText>of one candidate</w:delText>
        </w:r>
      </w:del>
      <w:ins w:id="1036" w:author="作者" w:date="2026-08-27T09:50:00Z">
        <w:r w:rsidR="009C74B6" w:rsidRPr="009C74B6">
          <w:rPr>
            <w:rFonts w:hAnsi="宋体" w:cs="宋体"/>
          </w:rPr>
          <w:t>value</w:t>
        </w:r>
      </w:ins>
      <w:r w:rsidR="009C74B6" w:rsidRPr="009C74B6">
        <w:rPr>
          <w:rFonts w:hAnsi="宋体" w:cs="宋体"/>
        </w:rPr>
        <w:t xml:space="preserve">, $s_{\min}$ and $s_{\max}$ are </w:t>
      </w:r>
      <w:del w:id="1037" w:author="作者" w:date="2026-08-27T09:50:00Z">
        <w:r w:rsidRPr="00FE5058">
          <w:rPr>
            <w:rFonts w:hAnsi="宋体" w:cs="宋体" w:hint="eastAsia"/>
          </w:rPr>
          <w:delText>the</w:delText>
        </w:r>
      </w:del>
      <w:ins w:id="1038" w:author="作者" w:date="2026-08-27T09:50:00Z">
        <w:r w:rsidR="009C74B6" w:rsidRPr="009C74B6">
          <w:rPr>
            <w:rFonts w:hAnsi="宋体" w:cs="宋体"/>
          </w:rPr>
          <w:t>its</w:t>
        </w:r>
      </w:ins>
      <w:r w:rsidR="009C74B6" w:rsidRPr="009C74B6">
        <w:rPr>
          <w:rFonts w:hAnsi="宋体" w:cs="宋体"/>
        </w:rPr>
        <w:t xml:space="preserve"> minimum and maximum values </w:t>
      </w:r>
      <w:del w:id="1039" w:author="作者" w:date="2026-08-27T09:50:00Z">
        <w:r w:rsidRPr="00FE5058">
          <w:rPr>
            <w:rFonts w:hAnsi="宋体" w:cs="宋体" w:hint="eastAsia"/>
          </w:rPr>
          <w:delText xml:space="preserve">of that attribute over all </w:delText>
        </w:r>
      </w:del>
      <w:ins w:id="1040" w:author="作者" w:date="2026-08-27T09:50:00Z">
        <w:r w:rsidR="009C74B6" w:rsidRPr="009C74B6">
          <w:rPr>
            <w:rFonts w:hAnsi="宋体" w:cs="宋体"/>
          </w:rPr>
          <w:t xml:space="preserve">across </w:t>
        </w:r>
      </w:ins>
      <w:r w:rsidR="009C74B6" w:rsidRPr="009C74B6">
        <w:rPr>
          <w:rFonts w:hAnsi="宋体" w:cs="宋体"/>
        </w:rPr>
        <w:t xml:space="preserve">candidates in the current period, </w:t>
      </w:r>
      <w:del w:id="1041" w:author="作者" w:date="2026-08-27T09:50:00Z">
        <w:r w:rsidRPr="00FE5058">
          <w:rPr>
            <w:rFonts w:hAnsi="宋体" w:cs="宋体" w:hint="eastAsia"/>
          </w:rPr>
          <w:delText xml:space="preserve">and </w:delText>
        </w:r>
      </w:del>
      <w:r w:rsidR="009C74B6" w:rsidRPr="009C74B6">
        <w:rPr>
          <w:rFonts w:hAnsi="宋体" w:cs="宋体"/>
        </w:rPr>
        <w:t xml:space="preserve">$s_{\mathrm{norm}}$ </w:t>
      </w:r>
      <w:del w:id="1042" w:author="作者" w:date="2026-08-27T09:50:00Z">
        <w:r w:rsidRPr="00FE5058">
          <w:rPr>
            <w:rFonts w:hAnsi="宋体" w:cs="宋体" w:hint="eastAsia"/>
          </w:rPr>
          <w:delText xml:space="preserve">is its </w:delText>
        </w:r>
      </w:del>
      <w:ins w:id="1043" w:author="作者" w:date="2026-08-27T09:50:00Z">
        <w:r w:rsidR="009C74B6" w:rsidRPr="009C74B6">
          <w:rPr>
            <w:rFonts w:hAnsi="宋体" w:cs="宋体"/>
          </w:rPr>
          <w:t xml:space="preserve">indicates the </w:t>
        </w:r>
      </w:ins>
      <w:r w:rsidR="009C74B6" w:rsidRPr="009C74B6">
        <w:rPr>
          <w:rFonts w:hAnsi="宋体" w:cs="宋体"/>
        </w:rPr>
        <w:t>normalized value in $[0,1</w:t>
      </w:r>
      <w:del w:id="1044" w:author="作者" w:date="2026-08-27T09:50:00Z">
        <w:r w:rsidRPr="00FE5058">
          <w:rPr>
            <w:rFonts w:hAnsi="宋体" w:cs="宋体" w:hint="eastAsia"/>
          </w:rPr>
          <w:delText>]$.</w:delText>
        </w:r>
      </w:del>
      <w:ins w:id="1045" w:author="作者" w:date="2026-08-27T09:50:00Z">
        <w:r w:rsidR="009C74B6" w:rsidRPr="009C74B6">
          <w:rPr>
            <w:rFonts w:hAnsi="宋体" w:cs="宋体"/>
          </w:rPr>
          <w:t>]$,</w:t>
        </w:r>
      </w:ins>
      <w:r w:rsidR="009C74B6" w:rsidRPr="009C74B6">
        <w:rPr>
          <w:rFonts w:hAnsi="宋体" w:cs="宋体"/>
        </w:rPr>
        <w:t xml:space="preserve"> $s_{\mathrm{cur}}(i,j)$ and $s_{\mathrm{pred}}(i,j)$ </w:t>
      </w:r>
      <w:del w:id="1046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1047" w:author="作者" w:date="2026-08-27T09:50:00Z">
        <w:r w:rsidR="009C74B6" w:rsidRPr="009C74B6">
          <w:rPr>
            <w:rFonts w:hAnsi="宋体" w:cs="宋体"/>
          </w:rPr>
          <w:t>correspond to</w:t>
        </w:r>
      </w:ins>
      <w:r w:rsidR="009C74B6" w:rsidRPr="009C74B6">
        <w:rPr>
          <w:rFonts w:hAnsi="宋体" w:cs="宋体"/>
        </w:rPr>
        <w:t xml:space="preserve"> the normalized current and LSTM-predicted next-period values, </w:t>
      </w:r>
      <w:ins w:id="1048" w:author="作者" w:date="2026-08-27T09:50:00Z">
        <w:r w:rsidR="009C74B6" w:rsidRPr="009C74B6">
          <w:rPr>
            <w:rFonts w:hAnsi="宋体" w:cs="宋体"/>
          </w:rPr>
          <w:t xml:space="preserve">respectively </w:t>
        </w:r>
      </w:ins>
      <w:r w:rsidR="009C74B6" w:rsidRPr="009C74B6">
        <w:rPr>
          <w:rFonts w:hAnsi="宋体" w:cs="宋体"/>
        </w:rPr>
        <w:t xml:space="preserve">and $d_{ij}$ </w:t>
      </w:r>
      <w:del w:id="1049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50" w:author="作者" w:date="2026-08-27T09:50:00Z">
        <w:r w:rsidR="009C74B6" w:rsidRPr="009C74B6">
          <w:rPr>
            <w:rFonts w:hAnsi="宋体" w:cs="宋体"/>
          </w:rPr>
          <w:t>denotes</w:t>
        </w:r>
      </w:ins>
      <w:r w:rsidR="009C74B6" w:rsidRPr="009C74B6">
        <w:rPr>
          <w:rFonts w:hAnsi="宋体" w:cs="宋体"/>
        </w:rPr>
        <w:t xml:space="preserve"> the </w:t>
      </w:r>
      <w:ins w:id="1051" w:author="作者" w:date="2026-08-27T09:50:00Z">
        <w:r w:rsidR="009C74B6" w:rsidRPr="009C74B6">
          <w:rPr>
            <w:rFonts w:hAnsi="宋体" w:cs="宋体"/>
          </w:rPr>
          <w:t xml:space="preserve">resulting </w:t>
        </w:r>
      </w:ins>
      <w:r w:rsidR="009C74B6" w:rsidRPr="009C74B6">
        <w:rPr>
          <w:rFonts w:hAnsi="宋体" w:cs="宋体"/>
        </w:rPr>
        <w:t xml:space="preserve">fused element </w:t>
      </w:r>
      <w:del w:id="1052" w:author="作者" w:date="2026-08-27T09:50:00Z">
        <w:r w:rsidRPr="00FE5058">
          <w:rPr>
            <w:rFonts w:hAnsi="宋体" w:cs="宋体" w:hint="eastAsia"/>
          </w:rPr>
          <w:delText>written to</w:delText>
        </w:r>
      </w:del>
      <w:ins w:id="1053" w:author="作者" w:date="2026-08-27T09:50:00Z">
        <w:r w:rsidR="009C74B6" w:rsidRPr="009C74B6">
          <w:rPr>
            <w:rFonts w:hAnsi="宋体" w:cs="宋体"/>
          </w:rPr>
          <w:t>of</w:t>
        </w:r>
      </w:ins>
      <w:r w:rsidR="009C74B6" w:rsidRPr="009C74B6">
        <w:rPr>
          <w:rFonts w:hAnsi="宋体" w:cs="宋体"/>
        </w:rPr>
        <w:t xml:space="preserve"> decision matrix $D$. The fusion coefficient $\alpha=0.6</w:t>
      </w:r>
      <w:del w:id="1054" w:author="作者" w:date="2026-08-27T09:50:00Z">
        <w:r w:rsidRPr="00FE5058">
          <w:rPr>
            <w:rFonts w:hAnsi="宋体" w:cs="宋体" w:hint="eastAsia"/>
          </w:rPr>
          <w:delText>$ (</w:delText>
        </w:r>
      </w:del>
      <w:ins w:id="1055" w:author="作者" w:date="2026-08-27T09:50:00Z">
        <w:r w:rsidR="009C74B6" w:rsidRPr="009C74B6">
          <w:rPr>
            <w:rFonts w:hAnsi="宋体" w:cs="宋体"/>
          </w:rPr>
          <w:t xml:space="preserve">$, </w:t>
        </w:r>
      </w:ins>
      <w:r w:rsidR="009C74B6" w:rsidRPr="009C74B6">
        <w:rPr>
          <w:rFonts w:hAnsi="宋体" w:cs="宋体"/>
        </w:rPr>
        <w:t>justified experimentally in Section~3.1</w:t>
      </w:r>
      <w:del w:id="1056" w:author="作者" w:date="2026-08-27T09:50:00Z">
        <w:r w:rsidRPr="00FE5058">
          <w:rPr>
            <w:rFonts w:hAnsi="宋体" w:cs="宋体" w:hint="eastAsia"/>
          </w:rPr>
          <w:delText>) lets</w:delText>
        </w:r>
      </w:del>
      <w:ins w:id="1057" w:author="作者" w:date="2026-08-27T09:50:00Z">
        <w:r w:rsidR="009C74B6" w:rsidRPr="009C74B6">
          <w:rPr>
            <w:rFonts w:hAnsi="宋体" w:cs="宋体"/>
          </w:rPr>
          <w:t>, prioritizes</w:t>
        </w:r>
      </w:ins>
      <w:r w:rsidR="009C74B6" w:rsidRPr="009C74B6">
        <w:rPr>
          <w:rFonts w:hAnsi="宋体" w:cs="宋体"/>
        </w:rPr>
        <w:t xml:space="preserve"> current </w:t>
      </w:r>
      <w:del w:id="1058" w:author="作者" w:date="2026-08-27T09:50:00Z">
        <w:r w:rsidRPr="00FE5058">
          <w:rPr>
            <w:rFonts w:hAnsi="宋体" w:cs="宋体" w:hint="eastAsia"/>
          </w:rPr>
          <w:delText>measurement</w:delText>
        </w:r>
        <w:r w:rsidRPr="00FE5058">
          <w:rPr>
            <w:rFonts w:hAnsi="宋体" w:cs="宋体" w:hint="eastAsia"/>
          </w:rPr>
          <w:delText xml:space="preserve"> dominate</w:delText>
        </w:r>
      </w:del>
      <w:ins w:id="1059" w:author="作者" w:date="2026-08-27T09:50:00Z">
        <w:r w:rsidR="009C74B6" w:rsidRPr="009C74B6">
          <w:rPr>
            <w:rFonts w:hAnsi="宋体" w:cs="宋体"/>
          </w:rPr>
          <w:t>measurements</w:t>
        </w:r>
      </w:ins>
      <w:r w:rsidR="009C74B6" w:rsidRPr="009C74B6">
        <w:rPr>
          <w:rFonts w:hAnsi="宋体" w:cs="宋体"/>
        </w:rPr>
        <w:t xml:space="preserve"> while retaining </w:t>
      </w:r>
      <w:del w:id="1060" w:author="作者" w:date="2026-08-27T09:50:00Z">
        <w:r w:rsidRPr="00FE5058">
          <w:rPr>
            <w:rFonts w:hAnsi="宋体" w:cs="宋体" w:hint="eastAsia"/>
          </w:rPr>
          <w:delText>the forward</w:delText>
        </w:r>
      </w:del>
      <w:ins w:id="1061" w:author="作者" w:date="2026-08-27T09:50:00Z">
        <w:r w:rsidR="009C74B6" w:rsidRPr="009C74B6">
          <w:rPr>
            <w:rFonts w:hAnsi="宋体" w:cs="宋体"/>
          </w:rPr>
          <w:t>predictive</w:t>
        </w:r>
      </w:ins>
      <w:r w:rsidR="009C74B6" w:rsidRPr="009C74B6">
        <w:rPr>
          <w:rFonts w:hAnsi="宋体" w:cs="宋体"/>
        </w:rPr>
        <w:t xml:space="preserve"> guidance</w:t>
      </w:r>
      <w:del w:id="1062" w:author="作者" w:date="2026-08-27T09:50:00Z">
        <w:r w:rsidRPr="00FE5058">
          <w:rPr>
            <w:rFonts w:hAnsi="宋体" w:cs="宋体" w:hint="eastAsia"/>
          </w:rPr>
          <w:delText xml:space="preserve"> of prediction.</w:delText>
        </w:r>
      </w:del>
      <w:ins w:id="1063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Delay and packet loss ratio are cost criteria</w:t>
      </w:r>
      <w:del w:id="1064" w:author="作者" w:date="2026-08-27T09:50:00Z">
        <w:r w:rsidRPr="00FE5058">
          <w:rPr>
            <w:rFonts w:hAnsi="宋体" w:cs="宋体" w:hint="eastAsia"/>
          </w:rPr>
          <w:delText>, so</w:delText>
        </w:r>
      </w:del>
      <w:ins w:id="1065" w:author="作者" w:date="2026-08-27T09:50:00Z">
        <w:r w:rsidR="009C74B6" w:rsidRPr="009C74B6">
          <w:rPr>
            <w:rFonts w:hAnsi="宋体" w:cs="宋体"/>
          </w:rPr>
          <w:t>; therefore,</w:t>
        </w:r>
      </w:ins>
      <w:r w:rsidR="009C74B6" w:rsidRPr="009C74B6">
        <w:rPr>
          <w:rFonts w:hAnsi="宋体" w:cs="宋体"/>
        </w:rPr>
        <w:t xml:space="preserve"> Equation~\eqref{eq:cost} inverts their normalized values </w:t>
      </w:r>
      <w:del w:id="1066" w:author="作者" w:date="2026-08-27T09:50:00Z">
        <w:r w:rsidRPr="00FE5058">
          <w:rPr>
            <w:rFonts w:hAnsi="宋体" w:cs="宋体" w:hint="eastAsia"/>
          </w:rPr>
          <w:delText xml:space="preserve">to make every input to </w:delText>
        </w:r>
      </w:del>
      <w:ins w:id="1067" w:author="作者" w:date="2026-08-27T09:50:00Z">
        <w:r w:rsidR="009C74B6" w:rsidRPr="009C74B6">
          <w:rPr>
            <w:rFonts w:hAnsi="宋体" w:cs="宋体"/>
          </w:rPr>
          <w:t xml:space="preserve">so that all </w:t>
        </w:r>
      </w:ins>
      <w:r w:rsidR="009C74B6" w:rsidRPr="009C74B6">
        <w:rPr>
          <w:rFonts w:hAnsi="宋体" w:cs="宋体"/>
        </w:rPr>
        <w:t xml:space="preserve">TOPSIS </w:t>
      </w:r>
      <w:ins w:id="1068" w:author="作者" w:date="2026-08-27T09:50:00Z">
        <w:r w:rsidR="009C74B6" w:rsidRPr="009C74B6">
          <w:rPr>
            <w:rFonts w:hAnsi="宋体" w:cs="宋体"/>
          </w:rPr>
          <w:t xml:space="preserve">inputs follow </w:t>
        </w:r>
      </w:ins>
      <w:r w:rsidR="009C74B6" w:rsidRPr="009C74B6">
        <w:rPr>
          <w:rFonts w:hAnsi="宋体" w:cs="宋体"/>
        </w:rPr>
        <w:t xml:space="preserve">a larger-is-better </w:t>
      </w:r>
      <w:del w:id="1069" w:author="作者" w:date="2026-08-27T09:50:00Z">
        <w:r w:rsidRPr="00FE5058">
          <w:rPr>
            <w:rFonts w:hAnsi="宋体" w:cs="宋体" w:hint="eastAsia"/>
          </w:rPr>
          <w:delText>criterion</w:delText>
        </w:r>
      </w:del>
      <w:ins w:id="1070" w:author="作者" w:date="2026-08-27T09:50:00Z">
        <w:r w:rsidR="009C74B6" w:rsidRPr="009C74B6">
          <w:rPr>
            <w:rFonts w:hAnsi="宋体" w:cs="宋体"/>
          </w:rPr>
          <w:t>orientation</w:t>
        </w:r>
      </w:ins>
      <w:r w:rsidR="009C74B6" w:rsidRPr="009C74B6">
        <w:rPr>
          <w:rFonts w:hAnsi="宋体" w:cs="宋体"/>
        </w:rPr>
        <w:t xml:space="preserve">. The resulting fused decision matrix $D\in\mathbf{R}^{3\times5}$ </w:t>
      </w:r>
      <w:ins w:id="1071" w:author="作者" w:date="2026-08-27T09:50:00Z">
        <w:r w:rsidR="009C74B6" w:rsidRPr="009C74B6">
          <w:rPr>
            <w:rFonts w:hAnsi="宋体" w:cs="宋体"/>
          </w:rPr>
          <w:t xml:space="preserve">then </w:t>
        </w:r>
      </w:ins>
      <w:r w:rsidR="009C74B6" w:rsidRPr="009C74B6">
        <w:rPr>
          <w:rFonts w:hAnsi="宋体" w:cs="宋体"/>
        </w:rPr>
        <w:t>enters standard TOPSIS:</w:t>
      </w:r>
    </w:p>
    <w:p w14:paraId="16D7722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\begin{align}</w:t>
      </w:r>
    </w:p>
    <w:p w14:paraId="6243E1F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r_{ij} &amp;= \frac{d_{ij}}{\sqrt{\sum_{k=1}^{3}d_{kj}^{2}}}, \label{eq:topsis1}\\</w:t>
      </w:r>
    </w:p>
    <w:p w14:paraId="6140B4B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v_{ij} &amp;= w_j r_{ij}, \label{eq:topsis2}\\</w:t>
      </w:r>
    </w:p>
    <w:p w14:paraId="0A61D79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v_j^+ &amp;= \max_i v_{ij},\quad v_j^-=\min_i v_{ij}, \label{eq:topsis3}\\</w:t>
      </w:r>
    </w:p>
    <w:p w14:paraId="66980F5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D_i^+ &amp;= \sqrt{\sum_{j=1}^{5}(v_{ij}-v_j^+)^2},\quad</w:t>
      </w:r>
    </w:p>
    <w:p w14:paraId="7291A73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D_i^-=\sqrt{\sum_{j=1}^{5}(v_{ij}-v_j^-)^2}, \label{eq:topsis4}\\</w:t>
      </w:r>
    </w:p>
    <w:p w14:paraId="58C8D9A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C_i &amp;= \frac{D_i^-}{D_i^+ + D_i^-},\quad C_i\in[0,1]. \label{eq:topsis5}</w:t>
      </w:r>
    </w:p>
    <w:p w14:paraId="2C537C8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19DCB669" w14:textId="54A8E3D4" w:rsidR="009C74B6" w:rsidRPr="009C74B6" w:rsidRDefault="005A14BF" w:rsidP="009C74B6">
      <w:pPr>
        <w:pStyle w:val="a3"/>
        <w:rPr>
          <w:rFonts w:hAnsi="宋体" w:cs="宋体"/>
        </w:rPr>
      </w:pPr>
      <w:del w:id="1072" w:author="作者" w:date="2026-08-27T09:50:00Z">
        <w:r w:rsidRPr="00FE5058">
          <w:rPr>
            <w:rFonts w:hAnsi="宋体" w:cs="宋体" w:hint="eastAsia"/>
          </w:rPr>
          <w:delText>Here,</w:delText>
        </w:r>
      </w:del>
      <w:ins w:id="1073" w:author="作者" w:date="2026-08-27T09:50:00Z">
        <w:r w:rsidR="009C74B6" w:rsidRPr="009C74B6">
          <w:rPr>
            <w:rFonts w:hAnsi="宋体" w:cs="宋体"/>
          </w:rPr>
          <w:t>where</w:t>
        </w:r>
      </w:ins>
      <w:r w:rsidR="009C74B6" w:rsidRPr="009C74B6">
        <w:rPr>
          <w:rFonts w:hAnsi="宋体" w:cs="宋体"/>
        </w:rPr>
        <w:t xml:space="preserve"> $r_{ij}$ </w:t>
      </w:r>
      <w:del w:id="1074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75" w:author="作者" w:date="2026-08-27T09:50:00Z">
        <w:r w:rsidR="009C74B6" w:rsidRPr="009C74B6">
          <w:rPr>
            <w:rFonts w:hAnsi="宋体" w:cs="宋体"/>
          </w:rPr>
          <w:t>denotes</w:t>
        </w:r>
      </w:ins>
      <w:r w:rsidR="009C74B6" w:rsidRPr="009C74B6">
        <w:rPr>
          <w:rFonts w:hAnsi="宋体" w:cs="宋体"/>
        </w:rPr>
        <w:t xml:space="preserve"> the vector-normalized element of fused matrix $D$, and $\sqrt{\sum_{k=1}^{3}d_{kj}^{2}}$ </w:t>
      </w:r>
      <w:del w:id="1076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77" w:author="作者" w:date="2026-08-27T09:50:00Z">
        <w:r w:rsidR="009C74B6" w:rsidRPr="009C74B6">
          <w:rPr>
            <w:rFonts w:hAnsi="宋体" w:cs="宋体"/>
          </w:rPr>
          <w:t>represents</w:t>
        </w:r>
      </w:ins>
      <w:r w:rsidR="009C74B6" w:rsidRPr="009C74B6">
        <w:rPr>
          <w:rFonts w:hAnsi="宋体" w:cs="宋体"/>
        </w:rPr>
        <w:t xml:space="preserve"> the Euclidean norm of attribute $j$ across the three candidates</w:t>
      </w:r>
      <w:del w:id="1078" w:author="作者" w:date="2026-08-27T09:50:00Z">
        <w:r w:rsidRPr="00FE5058">
          <w:rPr>
            <w:rFonts w:hAnsi="宋体" w:cs="宋体" w:hint="eastAsia"/>
          </w:rPr>
          <w:delText>;</w:delText>
        </w:r>
      </w:del>
      <w:ins w:id="1079" w:author="作者" w:date="2026-08-27T09:50:00Z">
        <w:r w:rsidR="009C74B6" w:rsidRPr="009C74B6">
          <w:rPr>
            <w:rFonts w:hAnsi="宋体" w:cs="宋体"/>
          </w:rPr>
          <w:t>, with</w:t>
        </w:r>
      </w:ins>
      <w:r w:rsidR="009C74B6" w:rsidRPr="009C74B6">
        <w:rPr>
          <w:rFonts w:hAnsi="宋体" w:cs="宋体"/>
        </w:rPr>
        <w:t xml:space="preserve"> $k$ </w:t>
      </w:r>
      <w:del w:id="1080" w:author="作者" w:date="2026-08-27T09:50:00Z">
        <w:r w:rsidRPr="00FE5058">
          <w:rPr>
            <w:rFonts w:hAnsi="宋体" w:cs="宋体" w:hint="eastAsia"/>
          </w:rPr>
          <w:delText>is only a</w:delText>
        </w:r>
      </w:del>
      <w:ins w:id="1081" w:author="作者" w:date="2026-08-27T09:50:00Z">
        <w:r w:rsidR="009C74B6" w:rsidRPr="009C74B6">
          <w:rPr>
            <w:rFonts w:hAnsi="宋体" w:cs="宋体"/>
          </w:rPr>
          <w:t>as the</w:t>
        </w:r>
      </w:ins>
      <w:r w:rsidR="009C74B6" w:rsidRPr="009C74B6">
        <w:rPr>
          <w:rFonts w:hAnsi="宋体" w:cs="宋体"/>
        </w:rPr>
        <w:t xml:space="preserve"> summation index</w:t>
      </w:r>
      <w:del w:id="1082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1083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$w_j$ </w:t>
      </w:r>
      <w:del w:id="1084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85" w:author="作者" w:date="2026-08-27T09:50:00Z">
        <w:r w:rsidR="009C74B6" w:rsidRPr="009C74B6">
          <w:rPr>
            <w:rFonts w:hAnsi="宋体" w:cs="宋体"/>
          </w:rPr>
          <w:t>indicates</w:t>
        </w:r>
      </w:ins>
      <w:r w:rsidR="009C74B6" w:rsidRPr="009C74B6">
        <w:rPr>
          <w:rFonts w:hAnsi="宋体" w:cs="宋体"/>
        </w:rPr>
        <w:t xml:space="preserve"> the dynamic weight of attribute $j$ </w:t>
      </w:r>
      <w:del w:id="1086" w:author="作者" w:date="2026-08-27T09:50:00Z">
        <w:r w:rsidRPr="00FE5058">
          <w:rPr>
            <w:rFonts w:hAnsi="宋体" w:cs="宋体" w:hint="eastAsia"/>
          </w:rPr>
          <w:delText>output by</w:delText>
        </w:r>
      </w:del>
      <w:ins w:id="1087" w:author="作者" w:date="2026-08-27T09:50:00Z">
        <w:r w:rsidR="009C74B6" w:rsidRPr="009C74B6">
          <w:rPr>
            <w:rFonts w:hAnsi="宋体" w:cs="宋体"/>
          </w:rPr>
          <w:t>from</w:t>
        </w:r>
      </w:ins>
      <w:r w:rsidR="009C74B6" w:rsidRPr="009C74B6">
        <w:rPr>
          <w:rFonts w:hAnsi="宋体" w:cs="宋体"/>
        </w:rPr>
        <w:t xml:space="preserve"> the attention module, </w:t>
      </w:r>
      <w:del w:id="1088" w:author="作者" w:date="2026-08-27T09:50:00Z">
        <w:r w:rsidRPr="00FE5058">
          <w:rPr>
            <w:rFonts w:hAnsi="宋体" w:cs="宋体" w:hint="eastAsia"/>
          </w:rPr>
          <w:delText xml:space="preserve">and </w:delText>
        </w:r>
      </w:del>
      <w:r w:rsidR="009C74B6" w:rsidRPr="009C74B6">
        <w:rPr>
          <w:rFonts w:hAnsi="宋体" w:cs="宋体"/>
        </w:rPr>
        <w:t xml:space="preserve">$v_{ij}$ </w:t>
      </w:r>
      <w:del w:id="1089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090" w:author="作者" w:date="2026-08-27T09:50:00Z">
        <w:r w:rsidR="009C74B6" w:rsidRPr="009C74B6">
          <w:rPr>
            <w:rFonts w:hAnsi="宋体" w:cs="宋体"/>
          </w:rPr>
          <w:t>signifies</w:t>
        </w:r>
      </w:ins>
      <w:r w:rsidR="009C74B6" w:rsidRPr="009C74B6">
        <w:rPr>
          <w:rFonts w:hAnsi="宋体" w:cs="宋体"/>
        </w:rPr>
        <w:t xml:space="preserve"> the weighted normalized element</w:t>
      </w:r>
      <w:del w:id="1091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1092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$v_j^+$ and $v_j^-$ </w:t>
      </w:r>
      <w:del w:id="1093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1094" w:author="作者" w:date="2026-08-27T09:50:00Z">
        <w:r w:rsidR="009C74B6" w:rsidRPr="009C74B6">
          <w:rPr>
            <w:rFonts w:hAnsi="宋体" w:cs="宋体"/>
          </w:rPr>
          <w:t>correspond to</w:t>
        </w:r>
      </w:ins>
      <w:r w:rsidR="009C74B6" w:rsidRPr="009C74B6">
        <w:rPr>
          <w:rFonts w:hAnsi="宋体" w:cs="宋体"/>
        </w:rPr>
        <w:t xml:space="preserve"> the positive and negative ideal solutions, </w:t>
      </w:r>
      <w:ins w:id="1095" w:author="作者" w:date="2026-08-27T09:50:00Z">
        <w:r w:rsidR="009C74B6" w:rsidRPr="009C74B6">
          <w:rPr>
            <w:rFonts w:hAnsi="宋体" w:cs="宋体"/>
          </w:rPr>
          <w:t xml:space="preserve">defined as </w:t>
        </w:r>
      </w:ins>
      <w:r w:rsidR="009C74B6" w:rsidRPr="009C74B6">
        <w:rPr>
          <w:rFonts w:hAnsi="宋体" w:cs="宋体"/>
        </w:rPr>
        <w:t>the largest and smallest weighted normalized values for attribute $j</w:t>
      </w:r>
      <w:del w:id="1096" w:author="作者" w:date="2026-08-27T09:50:00Z">
        <w:r w:rsidRPr="00FE5058">
          <w:rPr>
            <w:rFonts w:hAnsi="宋体" w:cs="宋体" w:hint="eastAsia"/>
          </w:rPr>
          <w:delText>$.</w:delText>
        </w:r>
      </w:del>
      <w:ins w:id="1097" w:author="作者" w:date="2026-08-27T09:50:00Z">
        <w:r w:rsidR="009C74B6" w:rsidRPr="009C74B6">
          <w:rPr>
            <w:rFonts w:hAnsi="宋体" w:cs="宋体"/>
          </w:rPr>
          <w:t>$, respectively,</w:t>
        </w:r>
      </w:ins>
      <w:r w:rsidR="009C74B6" w:rsidRPr="009C74B6">
        <w:rPr>
          <w:rFonts w:hAnsi="宋体" w:cs="宋体"/>
        </w:rPr>
        <w:t xml:space="preserve"> $D_i^+$ and $D_i^-$ are the distances </w:t>
      </w:r>
      <w:del w:id="1098" w:author="作者" w:date="2026-08-27T09:50:00Z">
        <w:r w:rsidRPr="00FE5058">
          <w:rPr>
            <w:rFonts w:hAnsi="宋体" w:cs="宋体" w:hint="eastAsia"/>
          </w:rPr>
          <w:delText>from</w:delText>
        </w:r>
      </w:del>
      <w:ins w:id="1099" w:author="作者" w:date="2026-08-27T09:50:00Z">
        <w:r w:rsidR="009C74B6" w:rsidRPr="009C74B6">
          <w:rPr>
            <w:rFonts w:hAnsi="宋体" w:cs="宋体"/>
          </w:rPr>
          <w:t>of</w:t>
        </w:r>
      </w:ins>
      <w:r w:rsidR="009C74B6" w:rsidRPr="009C74B6">
        <w:rPr>
          <w:rFonts w:hAnsi="宋体" w:cs="宋体"/>
        </w:rPr>
        <w:t xml:space="preserve"> candidate $i$ </w:t>
      </w:r>
      <w:del w:id="1100" w:author="作者" w:date="2026-08-27T09:50:00Z">
        <w:r w:rsidRPr="00FE5058">
          <w:rPr>
            <w:rFonts w:hAnsi="宋体" w:cs="宋体" w:hint="eastAsia"/>
          </w:rPr>
          <w:delText>to those</w:delText>
        </w:r>
      </w:del>
      <w:ins w:id="1101" w:author="作者" w:date="2026-08-27T09:50:00Z">
        <w:r w:rsidR="009C74B6" w:rsidRPr="009C74B6">
          <w:rPr>
            <w:rFonts w:hAnsi="宋体" w:cs="宋体"/>
          </w:rPr>
          <w:t>from these</w:t>
        </w:r>
      </w:ins>
      <w:r w:rsidR="009C74B6" w:rsidRPr="009C74B6">
        <w:rPr>
          <w:rFonts w:hAnsi="宋体" w:cs="宋体"/>
        </w:rPr>
        <w:t xml:space="preserve"> solutions, and $C_i</w:t>
      </w:r>
      <w:del w:id="1102" w:author="作者" w:date="2026-08-27T09:50:00Z">
        <w:r w:rsidRPr="00FE5058">
          <w:rPr>
            <w:rFonts w:hAnsi="宋体" w:cs="宋体" w:hint="eastAsia"/>
          </w:rPr>
          <w:delText>$</w:delText>
        </w:r>
      </w:del>
      <w:ins w:id="1103" w:author="作者" w:date="2026-08-27T09:50:00Z">
        <w:r w:rsidR="009C74B6" w:rsidRPr="009C74B6">
          <w:rPr>
            <w:rFonts w:hAnsi="宋体" w:cs="宋体"/>
          </w:rPr>
          <w:t>\in[0,1]$</w:t>
        </w:r>
      </w:ins>
      <w:r w:rsidR="009C74B6" w:rsidRPr="009C74B6">
        <w:rPr>
          <w:rFonts w:hAnsi="宋体" w:cs="宋体"/>
        </w:rPr>
        <w:t xml:space="preserve"> is</w:t>
      </w:r>
      <w:ins w:id="1104" w:author="作者" w:date="2026-08-27T09:50:00Z">
        <w:r w:rsidR="009C74B6" w:rsidRPr="009C74B6">
          <w:rPr>
            <w:rFonts w:hAnsi="宋体" w:cs="宋体"/>
          </w:rPr>
          <w:t xml:space="preserve"> its</w:t>
        </w:r>
      </w:ins>
      <w:r w:rsidR="009C74B6" w:rsidRPr="009C74B6">
        <w:rPr>
          <w:rFonts w:hAnsi="宋体" w:cs="宋体"/>
        </w:rPr>
        <w:t xml:space="preserve"> relative closeness</w:t>
      </w:r>
      <w:del w:id="1105" w:author="作者" w:date="2026-08-27T09:50:00Z">
        <w:r w:rsidRPr="00FE5058">
          <w:rPr>
            <w:rFonts w:hAnsi="宋体" w:cs="宋体" w:hint="eastAsia"/>
          </w:rPr>
          <w:delText xml:space="preserve"> in $[0,1]$. Thus</w:delText>
        </w:r>
      </w:del>
      <w:ins w:id="1106" w:author="作者" w:date="2026-08-27T09:50:00Z">
        <w:r w:rsidR="009C74B6" w:rsidRPr="009C74B6">
          <w:rPr>
            <w:rFonts w:hAnsi="宋体" w:cs="宋体"/>
          </w:rPr>
          <w:t>. Therefore</w:t>
        </w:r>
      </w:ins>
      <w:r w:rsidR="009C74B6" w:rsidRPr="009C74B6">
        <w:rPr>
          <w:rFonts w:hAnsi="宋体" w:cs="宋体"/>
        </w:rPr>
        <w:t xml:space="preserve">, Equations~\eqref{eq:topsis1}--\eqref{eq:topsis5} </w:t>
      </w:r>
      <w:del w:id="1107" w:author="作者" w:date="2026-08-27T09:50:00Z">
        <w:r w:rsidRPr="00FE5058">
          <w:rPr>
            <w:rFonts w:hAnsi="宋体" w:cs="宋体" w:hint="eastAsia"/>
          </w:rPr>
          <w:delText>transform</w:delText>
        </w:r>
      </w:del>
      <w:ins w:id="1108" w:author="作者" w:date="2026-08-27T09:50:00Z">
        <w:r w:rsidR="009C74B6" w:rsidRPr="009C74B6">
          <w:rPr>
            <w:rFonts w:hAnsi="宋体" w:cs="宋体"/>
          </w:rPr>
          <w:t>convert</w:t>
        </w:r>
      </w:ins>
      <w:r w:rsidR="009C74B6" w:rsidRPr="009C74B6">
        <w:rPr>
          <w:rFonts w:hAnsi="宋体" w:cs="宋体"/>
        </w:rPr>
        <w:t xml:space="preserve"> the $3\times5$ fused matrix into three closeness scores through </w:t>
      </w:r>
      <w:del w:id="1109" w:author="作者" w:date="2026-08-27T09:50:00Z">
        <w:r w:rsidRPr="00FE5058">
          <w:rPr>
            <w:rFonts w:hAnsi="宋体" w:cs="宋体" w:hint="eastAsia"/>
          </w:rPr>
          <w:delText xml:space="preserve">vector </w:delText>
        </w:r>
      </w:del>
      <w:r w:rsidR="009C74B6" w:rsidRPr="009C74B6">
        <w:rPr>
          <w:rFonts w:hAnsi="宋体" w:cs="宋体"/>
        </w:rPr>
        <w:t xml:space="preserve">normalization, dynamic </w:t>
      </w:r>
      <w:r w:rsidR="009C74B6" w:rsidRPr="009C74B6">
        <w:rPr>
          <w:rFonts w:hAnsi="宋体" w:cs="宋体"/>
        </w:rPr>
        <w:lastRenderedPageBreak/>
        <w:t xml:space="preserve">weighting, ideal-solution determination, </w:t>
      </w:r>
      <w:ins w:id="1110" w:author="作者" w:date="2026-08-27T09:50:00Z">
        <w:r w:rsidR="009C74B6" w:rsidRPr="009C74B6">
          <w:rPr>
            <w:rFonts w:hAnsi="宋体" w:cs="宋体"/>
          </w:rPr>
          <w:t xml:space="preserve">and </w:t>
        </w:r>
      </w:ins>
      <w:r w:rsidR="009C74B6" w:rsidRPr="009C74B6">
        <w:rPr>
          <w:rFonts w:hAnsi="宋体" w:cs="宋体"/>
        </w:rPr>
        <w:t>Euclidean-distance calculation</w:t>
      </w:r>
      <w:del w:id="1111" w:author="作者" w:date="2026-08-27T09:50:00Z">
        <w:r w:rsidRPr="00FE5058">
          <w:rPr>
            <w:rFonts w:hAnsi="宋体" w:cs="宋体" w:hint="eastAsia"/>
          </w:rPr>
          <w:delText>, and output of $C_i\in[0,1]$.</w:delText>
        </w:r>
      </w:del>
      <w:ins w:id="1112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A value closer to 1 </w:t>
      </w:r>
      <w:del w:id="1113" w:author="作者" w:date="2026-08-27T09:50:00Z">
        <w:r w:rsidRPr="00FE5058">
          <w:rPr>
            <w:rFonts w:hAnsi="宋体" w:cs="宋体" w:hint="eastAsia"/>
          </w:rPr>
          <w:delText>denotes</w:delText>
        </w:r>
      </w:del>
      <w:ins w:id="1114" w:author="作者" w:date="2026-08-27T09:50:00Z">
        <w:r w:rsidR="009C74B6" w:rsidRPr="009C74B6">
          <w:rPr>
            <w:rFonts w:hAnsi="宋体" w:cs="宋体"/>
          </w:rPr>
          <w:t>indicates</w:t>
        </w:r>
      </w:ins>
      <w:r w:rsidR="009C74B6" w:rsidRPr="009C74B6">
        <w:rPr>
          <w:rFonts w:hAnsi="宋体" w:cs="宋体"/>
        </w:rPr>
        <w:t xml:space="preserve"> stronger </w:t>
      </w:r>
      <w:del w:id="1115" w:author="作者" w:date="2026-08-27T09:50:00Z">
        <w:r w:rsidRPr="00FE5058">
          <w:rPr>
            <w:rFonts w:hAnsi="宋体" w:cs="宋体" w:hint="eastAsia"/>
          </w:rPr>
          <w:delText>integrated</w:delText>
        </w:r>
      </w:del>
      <w:ins w:id="1116" w:author="作者" w:date="2026-08-27T09:50:00Z">
        <w:r w:rsidR="009C74B6" w:rsidRPr="009C74B6">
          <w:rPr>
            <w:rFonts w:hAnsi="宋体" w:cs="宋体"/>
          </w:rPr>
          <w:t>overall</w:t>
        </w:r>
      </w:ins>
      <w:r w:rsidR="009C74B6" w:rsidRPr="009C74B6">
        <w:rPr>
          <w:rFonts w:hAnsi="宋体" w:cs="宋体"/>
        </w:rPr>
        <w:t xml:space="preserve"> support for image </w:t>
      </w:r>
      <w:del w:id="1117" w:author="作者" w:date="2026-08-27T09:50:00Z">
        <w:r w:rsidRPr="00FE5058">
          <w:rPr>
            <w:rFonts w:hAnsi="宋体" w:cs="宋体" w:hint="eastAsia"/>
          </w:rPr>
          <w:delText>return</w:delText>
        </w:r>
      </w:del>
      <w:ins w:id="1118" w:author="作者" w:date="2026-08-27T09:50:00Z">
        <w:r w:rsidR="009C74B6" w:rsidRPr="009C74B6">
          <w:rPr>
            <w:rFonts w:hAnsi="宋体" w:cs="宋体"/>
          </w:rPr>
          <w:t>transmission</w:t>
        </w:r>
      </w:ins>
      <w:r w:rsidR="009C74B6" w:rsidRPr="009C74B6">
        <w:rPr>
          <w:rFonts w:hAnsi="宋体" w:cs="宋体"/>
        </w:rPr>
        <w:t xml:space="preserve">, flight-control </w:t>
      </w:r>
      <w:del w:id="1119" w:author="作者" w:date="2026-08-27T09:50:00Z">
        <w:r w:rsidRPr="00FE5058">
          <w:rPr>
            <w:rFonts w:hAnsi="宋体" w:cs="宋体" w:hint="eastAsia"/>
          </w:rPr>
          <w:delText>response</w:delText>
        </w:r>
      </w:del>
      <w:ins w:id="1120" w:author="作者" w:date="2026-08-27T09:50:00Z">
        <w:r w:rsidR="009C74B6" w:rsidRPr="009C74B6">
          <w:rPr>
            <w:rFonts w:hAnsi="宋体" w:cs="宋体"/>
          </w:rPr>
          <w:t>responsiveness</w:t>
        </w:r>
      </w:ins>
      <w:r w:rsidR="009C74B6" w:rsidRPr="009C74B6">
        <w:rPr>
          <w:rFonts w:hAnsi="宋体" w:cs="宋体"/>
        </w:rPr>
        <w:t>, and link reliability.</w:t>
      </w:r>
    </w:p>
    <w:p w14:paraId="434EA78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\begin{align}</w:t>
      </w:r>
    </w:p>
    <w:p w14:paraId="3B7E71B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N^* &amp;= \arg\max_i C_i, \label{eq:select}\\</w:t>
      </w:r>
    </w:p>
    <w:p w14:paraId="7CDC3FE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\mathrm{Decision} &amp;=</w:t>
      </w:r>
    </w:p>
    <w:p w14:paraId="288B9DD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\begin{cases}</w:t>
      </w:r>
    </w:p>
    <w:p w14:paraId="0F33FC5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\text{switch to }N^*, &amp; C(N^*)-C(N_{\mathrm{cur}})&gt;\Delta_{\mathrm{th}}\ \text{and lasts }T_h\text{ consecutive cycles},\\</w:t>
      </w:r>
    </w:p>
    <w:p w14:paraId="5864029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\text{keep }N_{\mathrm{cur}}, &amp; \text{otherwise},</w:t>
      </w:r>
    </w:p>
    <w:p w14:paraId="0FC3960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\end{cases} \label{eq:hysteresis}</w:t>
      </w:r>
    </w:p>
    <w:p w14:paraId="5D5E343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02074236" w14:textId="5D4B0C42" w:rsidR="009C74B6" w:rsidRPr="009C74B6" w:rsidRDefault="005A14BF" w:rsidP="009C74B6">
      <w:pPr>
        <w:pStyle w:val="a3"/>
        <w:rPr>
          <w:rFonts w:hAnsi="宋体" w:cs="宋体"/>
        </w:rPr>
      </w:pPr>
      <w:del w:id="1121" w:author="作者" w:date="2026-08-27T09:50:00Z">
        <w:r w:rsidRPr="00FE5058">
          <w:rPr>
            <w:rFonts w:hAnsi="宋体" w:cs="宋体" w:hint="eastAsia"/>
          </w:rPr>
          <w:delText>In Equations~\eqref{eq:select}--\eqr</w:delText>
        </w:r>
        <w:r w:rsidRPr="00FE5058">
          <w:rPr>
            <w:rFonts w:hAnsi="宋体" w:cs="宋体" w:hint="eastAsia"/>
          </w:rPr>
          <w:delText>ef{eq:hysteresis},</w:delText>
        </w:r>
      </w:del>
      <w:ins w:id="1122" w:author="作者" w:date="2026-08-27T09:50:00Z">
        <w:r w:rsidR="009C74B6" w:rsidRPr="009C74B6">
          <w:rPr>
            <w:rFonts w:hAnsi="宋体" w:cs="宋体"/>
          </w:rPr>
          <w:t>where</w:t>
        </w:r>
      </w:ins>
      <w:r w:rsidR="009C74B6" w:rsidRPr="009C74B6">
        <w:rPr>
          <w:rFonts w:hAnsi="宋体" w:cs="宋体"/>
        </w:rPr>
        <w:t xml:space="preserve"> $N^*$ </w:t>
      </w:r>
      <w:del w:id="1123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124" w:author="作者" w:date="2026-08-27T09:50:00Z">
        <w:r w:rsidR="009C74B6" w:rsidRPr="009C74B6">
          <w:rPr>
            <w:rFonts w:hAnsi="宋体" w:cs="宋体"/>
          </w:rPr>
          <w:t>denotes</w:t>
        </w:r>
      </w:ins>
      <w:r w:rsidR="009C74B6" w:rsidRPr="009C74B6">
        <w:rPr>
          <w:rFonts w:hAnsi="宋体" w:cs="宋体"/>
        </w:rPr>
        <w:t xml:space="preserve"> the candidate with the </w:t>
      </w:r>
      <w:del w:id="1125" w:author="作者" w:date="2026-08-27T09:50:00Z">
        <w:r w:rsidRPr="00FE5058">
          <w:rPr>
            <w:rFonts w:hAnsi="宋体" w:cs="宋体" w:hint="eastAsia"/>
          </w:rPr>
          <w:delText xml:space="preserve">largest </w:delText>
        </w:r>
      </w:del>
      <w:ins w:id="1126" w:author="作者" w:date="2026-08-27T09:50:00Z">
        <w:r w:rsidR="009C74B6" w:rsidRPr="009C74B6">
          <w:rPr>
            <w:rFonts w:hAnsi="宋体" w:cs="宋体"/>
          </w:rPr>
          <w:t xml:space="preserve">highest current </w:t>
        </w:r>
      </w:ins>
      <w:r w:rsidR="009C74B6" w:rsidRPr="009C74B6">
        <w:rPr>
          <w:rFonts w:hAnsi="宋体" w:cs="宋体"/>
        </w:rPr>
        <w:t>closeness</w:t>
      </w:r>
      <w:del w:id="1127" w:author="作者" w:date="2026-08-27T09:50:00Z">
        <w:r w:rsidRPr="00FE5058">
          <w:rPr>
            <w:rFonts w:hAnsi="宋体" w:cs="宋体" w:hint="eastAsia"/>
          </w:rPr>
          <w:delText xml:space="preserve"> in the current period, and</w:delText>
        </w:r>
      </w:del>
      <w:ins w:id="1128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$N_{\mathrm{cur}}$ </w:t>
      </w:r>
      <w:del w:id="1129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130" w:author="作者" w:date="2026-08-27T09:50:00Z">
        <w:r w:rsidR="009C74B6" w:rsidRPr="009C74B6">
          <w:rPr>
            <w:rFonts w:hAnsi="宋体" w:cs="宋体"/>
          </w:rPr>
          <w:t>represents</w:t>
        </w:r>
      </w:ins>
      <w:r w:rsidR="009C74B6" w:rsidRPr="009C74B6">
        <w:rPr>
          <w:rFonts w:hAnsi="宋体" w:cs="宋体"/>
        </w:rPr>
        <w:t xml:space="preserve"> the serving network</w:t>
      </w:r>
      <w:del w:id="1131" w:author="作者" w:date="2026-08-27T09:50:00Z">
        <w:r w:rsidRPr="00FE5058">
          <w:rPr>
            <w:rFonts w:hAnsi="宋体" w:cs="宋体" w:hint="eastAsia"/>
          </w:rPr>
          <w:delText>.</w:delText>
        </w:r>
      </w:del>
      <w:ins w:id="1132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$C(N^*)$ and $C(N_{\mathrm{cur}})$ </w:t>
      </w:r>
      <w:del w:id="1133" w:author="作者" w:date="2026-08-27T09:50:00Z">
        <w:r w:rsidRPr="00FE5058">
          <w:rPr>
            <w:rFonts w:hAnsi="宋体" w:cs="宋体" w:hint="eastAsia"/>
          </w:rPr>
          <w:delText>are the</w:delText>
        </w:r>
      </w:del>
      <w:ins w:id="1134" w:author="作者" w:date="2026-08-27T09:50:00Z">
        <w:r w:rsidR="009C74B6" w:rsidRPr="009C74B6">
          <w:rPr>
            <w:rFonts w:hAnsi="宋体" w:cs="宋体"/>
          </w:rPr>
          <w:t>indicate their respective</w:t>
        </w:r>
      </w:ins>
      <w:r w:rsidR="009C74B6" w:rsidRPr="009C74B6">
        <w:rPr>
          <w:rFonts w:hAnsi="宋体" w:cs="宋体"/>
        </w:rPr>
        <w:t xml:space="preserve"> TOPSIS closeness </w:t>
      </w:r>
      <w:del w:id="1135" w:author="作者" w:date="2026-08-27T09:50:00Z">
        <w:r w:rsidRPr="00FE5058">
          <w:rPr>
            <w:rFonts w:hAnsi="宋体" w:cs="宋体" w:hint="eastAsia"/>
          </w:rPr>
          <w:delText>values of the target candidate and serving network.</w:delText>
        </w:r>
      </w:del>
      <w:ins w:id="1136" w:author="作者" w:date="2026-08-27T09:50:00Z">
        <w:r w:rsidR="009C74B6" w:rsidRPr="009C74B6">
          <w:rPr>
            <w:rFonts w:hAnsi="宋体" w:cs="宋体"/>
          </w:rPr>
          <w:t>scores,</w:t>
        </w:r>
      </w:ins>
      <w:r w:rsidR="009C74B6" w:rsidRPr="009C74B6">
        <w:rPr>
          <w:rFonts w:hAnsi="宋体" w:cs="宋体"/>
        </w:rPr>
        <w:t xml:space="preserve"> $\Delta_{\mathrm{th}}$ </w:t>
      </w:r>
      <w:del w:id="1137" w:author="作者" w:date="2026-08-27T09:50:00Z">
        <w:r w:rsidRPr="00FE5058">
          <w:rPr>
            <w:rFonts w:hAnsi="宋体" w:cs="宋体" w:hint="eastAsia"/>
          </w:rPr>
          <w:delText>requires a sufficient</w:delText>
        </w:r>
      </w:del>
      <w:ins w:id="1138" w:author="作者" w:date="2026-08-27T09:50:00Z">
        <w:r w:rsidR="009C74B6" w:rsidRPr="009C74B6">
          <w:rPr>
            <w:rFonts w:hAnsi="宋体" w:cs="宋体"/>
          </w:rPr>
          <w:t>specifies the required</w:t>
        </w:r>
      </w:ins>
      <w:r w:rsidR="009C74B6" w:rsidRPr="009C74B6">
        <w:rPr>
          <w:rFonts w:hAnsi="宋体" w:cs="宋体"/>
        </w:rPr>
        <w:t xml:space="preserve"> score advantage, and $T_h$ </w:t>
      </w:r>
      <w:del w:id="1139" w:author="作者" w:date="2026-08-27T09:50:00Z">
        <w:r w:rsidRPr="00FE5058">
          <w:rPr>
            <w:rFonts w:hAnsi="宋体" w:cs="宋体" w:hint="eastAsia"/>
          </w:rPr>
          <w:delText>requires that advantage to persist for consecutive decision periods.</w:delText>
        </w:r>
      </w:del>
      <w:ins w:id="1140" w:author="作者" w:date="2026-08-27T09:50:00Z">
        <w:r w:rsidR="009C74B6" w:rsidRPr="009C74B6">
          <w:rPr>
            <w:rFonts w:hAnsi="宋体" w:cs="宋体"/>
          </w:rPr>
          <w:t>specifies its required persistence.</w:t>
        </w:r>
      </w:ins>
      <w:r w:rsidR="009C74B6" w:rsidRPr="009C74B6">
        <w:rPr>
          <w:rFonts w:hAnsi="宋体" w:cs="宋体"/>
        </w:rPr>
        <w:t xml:space="preserve"> This study sets $\Delta_{\mathrm{th}}=0.05$ and $T_h=3$ </w:t>
      </w:r>
      <w:del w:id="1141" w:author="作者" w:date="2026-08-27T09:50:00Z">
        <w:r w:rsidRPr="00FE5058">
          <w:rPr>
            <w:rFonts w:hAnsi="宋体" w:cs="宋体" w:hint="eastAsia"/>
          </w:rPr>
          <w:delText>(justified experimentally</w:delText>
        </w:r>
      </w:del>
      <w:ins w:id="1142" w:author="作者" w:date="2026-08-27T09:50:00Z">
        <w:r w:rsidR="009C74B6" w:rsidRPr="009C74B6">
          <w:rPr>
            <w:rFonts w:hAnsi="宋体" w:cs="宋体"/>
          </w:rPr>
          <w:t>based on experiments</w:t>
        </w:r>
      </w:ins>
      <w:r w:rsidR="009C74B6" w:rsidRPr="009C74B6">
        <w:rPr>
          <w:rFonts w:hAnsi="宋体" w:cs="宋体"/>
        </w:rPr>
        <w:t xml:space="preserve"> in Section~3.1</w:t>
      </w:r>
      <w:del w:id="1143" w:author="作者" w:date="2026-08-27T09:50:00Z">
        <w:r w:rsidRPr="00FE5058">
          <w:rPr>
            <w:rFonts w:hAnsi="宋体" w:cs="宋体" w:hint="eastAsia"/>
          </w:rPr>
          <w:delText>).</w:delText>
        </w:r>
      </w:del>
      <w:ins w:id="1144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To </w:t>
      </w:r>
      <w:del w:id="1145" w:author="作者" w:date="2026-08-27T09:50:00Z">
        <w:r w:rsidRPr="00FE5058">
          <w:rPr>
            <w:rFonts w:hAnsi="宋体" w:cs="宋体" w:hint="eastAsia"/>
          </w:rPr>
          <w:delText>reduce</w:delText>
        </w:r>
      </w:del>
      <w:ins w:id="1146" w:author="作者" w:date="2026-08-27T09:50:00Z">
        <w:r w:rsidR="009C74B6" w:rsidRPr="009C74B6">
          <w:rPr>
            <w:rFonts w:hAnsi="宋体" w:cs="宋体"/>
          </w:rPr>
          <w:t>suppress</w:t>
        </w:r>
      </w:ins>
      <w:r w:rsidR="009C74B6" w:rsidRPr="009C74B6">
        <w:rPr>
          <w:rFonts w:hAnsi="宋体" w:cs="宋体"/>
        </w:rPr>
        <w:t xml:space="preserve"> ping-pong handovers </w:t>
      </w:r>
      <w:del w:id="1147" w:author="作者" w:date="2026-08-27T09:50:00Z">
        <w:r w:rsidRPr="00FE5058">
          <w:rPr>
            <w:rFonts w:hAnsi="宋体" w:cs="宋体" w:hint="eastAsia"/>
          </w:rPr>
          <w:delText>induced</w:delText>
        </w:r>
      </w:del>
      <w:ins w:id="1148" w:author="作者" w:date="2026-08-27T09:50:00Z">
        <w:r w:rsidR="009C74B6" w:rsidRPr="009C74B6">
          <w:rPr>
            <w:rFonts w:hAnsi="宋体" w:cs="宋体"/>
          </w:rPr>
          <w:t>caused</w:t>
        </w:r>
      </w:ins>
      <w:r w:rsidR="009C74B6" w:rsidRPr="009C74B6">
        <w:rPr>
          <w:rFonts w:hAnsi="宋体" w:cs="宋体"/>
        </w:rPr>
        <w:t xml:space="preserve"> by transient </w:t>
      </w:r>
      <w:del w:id="1149" w:author="作者" w:date="2026-08-27T09:50:00Z">
        <w:r w:rsidRPr="00FE5058">
          <w:rPr>
            <w:rFonts w:hAnsi="宋体" w:cs="宋体" w:hint="eastAsia"/>
          </w:rPr>
          <w:delText>variation, a</w:delText>
        </w:r>
      </w:del>
      <w:ins w:id="1150" w:author="作者" w:date="2026-08-27T09:50:00Z">
        <w:r w:rsidR="009C74B6" w:rsidRPr="009C74B6">
          <w:rPr>
            <w:rFonts w:hAnsi="宋体" w:cs="宋体"/>
          </w:rPr>
          <w:t>fluctuations,</w:t>
        </w:r>
      </w:ins>
      <w:r w:rsidR="009C74B6" w:rsidRPr="009C74B6">
        <w:rPr>
          <w:rFonts w:hAnsi="宋体" w:cs="宋体"/>
        </w:rPr>
        <w:t xml:space="preserve"> handover </w:t>
      </w:r>
      <w:del w:id="1151" w:author="作者" w:date="2026-08-27T09:50:00Z">
        <w:r w:rsidRPr="00FE5058">
          <w:rPr>
            <w:rFonts w:hAnsi="宋体" w:cs="宋体" w:hint="eastAsia"/>
          </w:rPr>
          <w:delText>is executed</w:delText>
        </w:r>
      </w:del>
      <w:ins w:id="1152" w:author="作者" w:date="2026-08-27T09:50:00Z">
        <w:r w:rsidR="009C74B6" w:rsidRPr="009C74B6">
          <w:rPr>
            <w:rFonts w:hAnsi="宋体" w:cs="宋体"/>
          </w:rPr>
          <w:t>occurs</w:t>
        </w:r>
      </w:ins>
      <w:r w:rsidR="009C74B6" w:rsidRPr="009C74B6">
        <w:rPr>
          <w:rFonts w:hAnsi="宋体" w:cs="宋体"/>
        </w:rPr>
        <w:t xml:space="preserve"> only when </w:t>
      </w:r>
      <w:del w:id="1153" w:author="作者" w:date="2026-08-27T09:50:00Z">
        <w:r w:rsidRPr="00FE5058">
          <w:rPr>
            <w:rFonts w:hAnsi="宋体" w:cs="宋体" w:hint="eastAsia"/>
          </w:rPr>
          <w:delText xml:space="preserve">the highest-scoring </w:delText>
        </w:r>
      </w:del>
      <w:r w:rsidR="009C74B6" w:rsidRPr="009C74B6">
        <w:rPr>
          <w:rFonts w:hAnsi="宋体" w:cs="宋体"/>
        </w:rPr>
        <w:t xml:space="preserve">$N^*$ exceeds $N_{\mathrm{cur}}$ by more than $\Delta_{\mathrm{th}}=0.05$ </w:t>
      </w:r>
      <w:del w:id="1154" w:author="作者" w:date="2026-08-27T09:50:00Z">
        <w:r w:rsidRPr="00FE5058">
          <w:rPr>
            <w:rFonts w:hAnsi="宋体" w:cs="宋体" w:hint="eastAsia"/>
          </w:rPr>
          <w:delText xml:space="preserve">and this holds </w:delText>
        </w:r>
      </w:del>
      <w:r w:rsidR="009C74B6" w:rsidRPr="009C74B6">
        <w:rPr>
          <w:rFonts w:hAnsi="宋体" w:cs="宋体"/>
        </w:rPr>
        <w:t xml:space="preserve">for $T_h=3$ consecutive periods. Algorithm~\ref{alg:laavha} </w:t>
      </w:r>
      <w:del w:id="1155" w:author="作者" w:date="2026-08-27T09:50:00Z">
        <w:r w:rsidRPr="00FE5058">
          <w:rPr>
            <w:rFonts w:hAnsi="宋体" w:cs="宋体" w:hint="eastAsia"/>
          </w:rPr>
          <w:delText>chains the</w:delText>
        </w:r>
      </w:del>
      <w:ins w:id="1156" w:author="作者" w:date="2026-08-27T09:50:00Z">
        <w:r w:rsidR="009C74B6" w:rsidRPr="009C74B6">
          <w:rPr>
            <w:rFonts w:hAnsi="宋体" w:cs="宋体"/>
          </w:rPr>
          <w:t>integrates</w:t>
        </w:r>
      </w:ins>
      <w:r w:rsidR="009C74B6" w:rsidRPr="009C74B6">
        <w:rPr>
          <w:rFonts w:hAnsi="宋体" w:cs="宋体"/>
        </w:rPr>
        <w:t xml:space="preserve"> prediction, </w:t>
      </w:r>
      <w:ins w:id="1157" w:author="作者" w:date="2026-08-27T09:50:00Z">
        <w:r w:rsidR="009C74B6" w:rsidRPr="009C74B6">
          <w:rPr>
            <w:rFonts w:hAnsi="宋体" w:cs="宋体"/>
          </w:rPr>
          <w:t>dynamic-</w:t>
        </w:r>
      </w:ins>
      <w:r w:rsidR="009C74B6" w:rsidRPr="009C74B6">
        <w:rPr>
          <w:rFonts w:hAnsi="宋体" w:cs="宋体"/>
        </w:rPr>
        <w:t xml:space="preserve">weight generation, TOPSIS ranking, and hysteresis adjudication into </w:t>
      </w:r>
      <w:del w:id="1158" w:author="作者" w:date="2026-08-27T09:50:00Z">
        <w:r w:rsidRPr="00FE5058">
          <w:rPr>
            <w:rFonts w:hAnsi="宋体" w:cs="宋体" w:hint="eastAsia"/>
          </w:rPr>
          <w:delText>one</w:delText>
        </w:r>
      </w:del>
      <w:ins w:id="1159" w:author="作者" w:date="2026-08-27T09:50:00Z">
        <w:r w:rsidR="009C74B6" w:rsidRPr="009C74B6">
          <w:rPr>
            <w:rFonts w:hAnsi="宋体" w:cs="宋体"/>
          </w:rPr>
          <w:t>the</w:t>
        </w:r>
      </w:ins>
      <w:r w:rsidR="009C74B6" w:rsidRPr="009C74B6">
        <w:rPr>
          <w:rFonts w:hAnsi="宋体" w:cs="宋体"/>
        </w:rPr>
        <w:t xml:space="preserve"> LAAVHA </w:t>
      </w:r>
      <w:del w:id="1160" w:author="作者" w:date="2026-08-27T09:50:00Z">
        <w:r w:rsidRPr="00FE5058">
          <w:rPr>
            <w:rFonts w:hAnsi="宋体" w:cs="宋体" w:hint="eastAsia"/>
          </w:rPr>
          <w:delText xml:space="preserve">decision </w:delText>
        </w:r>
      </w:del>
      <w:r w:rsidR="009C74B6" w:rsidRPr="009C74B6">
        <w:rPr>
          <w:rFonts w:hAnsi="宋体" w:cs="宋体"/>
        </w:rPr>
        <w:t>procedure.</w:t>
      </w:r>
    </w:p>
    <w:p w14:paraId="6B83C59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9411A7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\begin{algorithm}[H]</w:t>
      </w:r>
    </w:p>
    <w:p w14:paraId="11A200F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\caption{LAAVHA vertical-handover decision procedure}</w:t>
      </w:r>
    </w:p>
    <w:p w14:paraId="0F0B7EC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\label{alg:laavha}</w:t>
      </w:r>
    </w:p>
    <w:p w14:paraId="470BBF4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\small</w:t>
      </w:r>
    </w:p>
    <w:p w14:paraId="28B70ED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\begin{algorithmic}[1]</w:t>
      </w:r>
    </w:p>
    <w:p w14:paraId="11C04EF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\Require Historical states $\{X_k\}_{k=1}^{3}$, current state $S_{\mathrm{cur}}$, mobility state $[v,h]$, serving network $N_{\mathrm{cur}}$, previous confirmed candidate $N_{\mathrm{cand}}$, and its consecutive count $q$</w:t>
      </w:r>
    </w:p>
    <w:p w14:paraId="19A1B71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\Ensure Handover decision $\mathrm{Decision}$ and updated $N_{\mathrm{cur}}$, $N_{\mathrm{cand}}$, and $q$</w:t>
      </w:r>
    </w:p>
    <w:p w14:paraId="6BFAB08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0: Initialization}</w:t>
      </w:r>
    </w:p>
    <w:p w14:paraId="0B52C81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Read the current decision-period state and previous hysteresis state $N_{\mathrm{cand}}$, $q$</w:t>
      </w:r>
    </w:p>
    <w:p w14:paraId="01D3ECA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1: State prediction and dynamic-weight generation}</w:t>
      </w:r>
    </w:p>
    <w:p w14:paraId="3A2AC6F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\For{$k\gets1$ \textbf{to} $3$}</w:t>
      </w:r>
    </w:p>
    <w:p w14:paraId="1620CF93" w14:textId="23221639" w:rsidR="009C74B6" w:rsidRPr="009C74B6" w:rsidRDefault="005A14BF" w:rsidP="009C74B6">
      <w:pPr>
        <w:pStyle w:val="a3"/>
        <w:rPr>
          <w:rFonts w:hAnsi="宋体" w:cs="宋体"/>
        </w:rPr>
      </w:pPr>
      <w:del w:id="1161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$h_{1,k}\gets\mathrm{LSTM}_1(X_k;\theta_1)$, </w:t>
      </w:r>
      <w:r w:rsidR="009C74B6" w:rsidRPr="009C74B6">
        <w:rPr>
          <w:rFonts w:hAnsi="宋体" w:cs="宋体"/>
        </w:rPr>
        <w:lastRenderedPageBreak/>
        <w:t>$h_{2,k}\gets\mathrm{LSTM}_2(h_{1,k};\theta_2)$</w:t>
      </w:r>
    </w:p>
    <w:p w14:paraId="03C807F5" w14:textId="6DBB3ECE" w:rsidR="009C74B6" w:rsidRPr="009C74B6" w:rsidRDefault="005A14BF" w:rsidP="009C74B6">
      <w:pPr>
        <w:pStyle w:val="a3"/>
        <w:rPr>
          <w:rFonts w:hAnsi="宋体" w:cs="宋体"/>
        </w:rPr>
      </w:pPr>
      <w:del w:id="1162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$s_{\mathrm{pred},k}\gets W_{\mathrm{pred}}h_{2,k}[-1]+b_{\mathrm{pred}}$</w:t>
      </w:r>
    </w:p>
    <w:p w14:paraId="2BE5F56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\EndFor</w:t>
      </w:r>
    </w:p>
    <w:p w14:paraId="3004617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Stack $\{s_{\mathrm{pred},k}\}_{k=1}^{3}$ as $S_{\mathrm{pred}}$</w:t>
      </w:r>
    </w:p>
    <w:p w14:paraId="331CAF8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$A\gets\mathrm{Attention}(S_{\mathrm{cur}},S_{\mathrm{cur}},S_{\mathrm{cur}})$, $c\gets\mathrm{mean}(A,\mathrm{dim}=0)$</w:t>
      </w:r>
    </w:p>
    <w:p w14:paraId="6E87CEC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$m\gets\mathrm{ReLU}(W_{\mathrm{mob}}[v,h]^\top)$, $w\gets\mathrm{softmax}(W_{\mathrm{weight}}[c\parallel m])$</w:t>
      </w:r>
    </w:p>
    <w:p w14:paraId="6B155DB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2: Fused-TOPSIS candidate ranking}</w:t>
      </w:r>
    </w:p>
    <w:p w14:paraId="2DBA491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\For{$i\gets1$ \textbf{to} $3$}</w:t>
      </w:r>
    </w:p>
    <w:p w14:paraId="5E93F0EB" w14:textId="43654438" w:rsidR="009C74B6" w:rsidRPr="009C74B6" w:rsidRDefault="005A14BF" w:rsidP="009C74B6">
      <w:pPr>
        <w:pStyle w:val="a3"/>
        <w:rPr>
          <w:rFonts w:hAnsi="宋体" w:cs="宋体"/>
        </w:rPr>
      </w:pPr>
      <w:del w:id="1163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\For{$j\gets1$ \textbf{to} $5$}</w:t>
      </w:r>
    </w:p>
    <w:p w14:paraId="6C8E4C39" w14:textId="1EF6FB07" w:rsidR="009C74B6" w:rsidRPr="009C74B6" w:rsidRDefault="005A14BF" w:rsidP="009C74B6">
      <w:pPr>
        <w:pStyle w:val="a3"/>
        <w:rPr>
          <w:rFonts w:hAnsi="宋体" w:cs="宋体"/>
        </w:rPr>
      </w:pPr>
      <w:del w:id="1164" w:author="作者" w:date="2026-08-27T09:50:00Z">
        <w:r w:rsidRPr="00FE5058">
          <w:rPr>
            <w:rFonts w:hAnsi="宋体" w:cs="宋体" w:hint="eastAsia"/>
          </w:rPr>
          <w:delText xml:space="preserve">       </w:delText>
        </w:r>
      </w:del>
      <w:r w:rsidR="009C74B6" w:rsidRPr="009C74B6">
        <w:rPr>
          <w:rFonts w:hAnsi="宋体" w:cs="宋体"/>
        </w:rPr>
        <w:t xml:space="preserve"> \State $d_{ij}\gets0.6s_{\mathrm{cur}}(i,j)+0.4s_{\mathrm{pred}}(i,j)$</w:t>
      </w:r>
    </w:p>
    <w:p w14:paraId="2A0F1348" w14:textId="0408F77D" w:rsidR="009C74B6" w:rsidRPr="009C74B6" w:rsidRDefault="005A14BF" w:rsidP="009C74B6">
      <w:pPr>
        <w:pStyle w:val="a3"/>
        <w:rPr>
          <w:rFonts w:hAnsi="宋体" w:cs="宋体"/>
        </w:rPr>
      </w:pPr>
      <w:del w:id="1165" w:author="作者" w:date="2026-08-27T09:50:00Z">
        <w:r w:rsidRPr="00FE5058">
          <w:rPr>
            <w:rFonts w:hAnsi="宋体" w:cs="宋体" w:hint="eastAsia"/>
          </w:rPr>
          <w:delText xml:space="preserve">       </w:delText>
        </w:r>
      </w:del>
      <w:r w:rsidR="009C74B6" w:rsidRPr="009C74B6">
        <w:rPr>
          <w:rFonts w:hAnsi="宋体" w:cs="宋体"/>
        </w:rPr>
        <w:t xml:space="preserve"> \If{$j\in\{\mathrm{delay},\mathrm{PLR}\}$} $d_{ij}\gets1-d_{ij}$ \EndIf</w:t>
      </w:r>
    </w:p>
    <w:p w14:paraId="1F636C47" w14:textId="670B35DF" w:rsidR="009C74B6" w:rsidRPr="009C74B6" w:rsidRDefault="005A14BF" w:rsidP="009C74B6">
      <w:pPr>
        <w:pStyle w:val="a3"/>
        <w:rPr>
          <w:rFonts w:hAnsi="宋体" w:cs="宋体"/>
        </w:rPr>
      </w:pPr>
      <w:del w:id="1166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\EndFor</w:t>
      </w:r>
    </w:p>
    <w:p w14:paraId="443D9F5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\EndFor</w:t>
      </w:r>
    </w:p>
    <w:p w14:paraId="0B165AE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Compute $r_{ij}$, $v_{ij}$, $v_j^+$, $v_j^-$, $D_i^+$, $D_i^-$, and $C_i$ using Equations~\eqref{eq:topsis1}--\eqref{eq:topsis5}</w:t>
      </w:r>
    </w:p>
    <w:p w14:paraId="73AAB77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$N^*\gets\arg\max_i C_i$</w:t>
      </w:r>
    </w:p>
    <w:p w14:paraId="774C749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3: Dual-hysteresis handover decision}</w:t>
      </w:r>
    </w:p>
    <w:p w14:paraId="4B21BF8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\If{$N^*\ne N_{\mathrm{cand}}$}</w:t>
      </w:r>
    </w:p>
    <w:p w14:paraId="68BCEBC4" w14:textId="341EA672" w:rsidR="009C74B6" w:rsidRPr="009C74B6" w:rsidRDefault="005A14BF" w:rsidP="009C74B6">
      <w:pPr>
        <w:pStyle w:val="a3"/>
        <w:rPr>
          <w:rFonts w:hAnsi="宋体" w:cs="宋体"/>
        </w:rPr>
      </w:pPr>
      <w:del w:id="1167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$N_{\mathrm{cand}}\gets N^*$, $q\gets0$</w:t>
      </w:r>
    </w:p>
    <w:p w14:paraId="32AD9C9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495E07C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\If{$C(N^*)-C(N_{\mathrm{cur}})&gt;\Delta_{\mathrm{th}}$}</w:t>
      </w:r>
    </w:p>
    <w:p w14:paraId="375D47D8" w14:textId="16E4359D" w:rsidR="009C74B6" w:rsidRPr="009C74B6" w:rsidRDefault="005A14BF" w:rsidP="009C74B6">
      <w:pPr>
        <w:pStyle w:val="a3"/>
        <w:rPr>
          <w:rFonts w:hAnsi="宋体" w:cs="宋体"/>
        </w:rPr>
      </w:pPr>
      <w:del w:id="1168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$q\gets q+1$</w:t>
      </w:r>
    </w:p>
    <w:p w14:paraId="1099E83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\Else</w:t>
      </w:r>
    </w:p>
    <w:p w14:paraId="7B6D2E2F" w14:textId="4BE9857A" w:rsidR="009C74B6" w:rsidRPr="009C74B6" w:rsidRDefault="005A14BF" w:rsidP="009C74B6">
      <w:pPr>
        <w:pStyle w:val="a3"/>
        <w:rPr>
          <w:rFonts w:hAnsi="宋体" w:cs="宋体"/>
        </w:rPr>
      </w:pPr>
      <w:del w:id="1169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$q\gets0$</w:t>
      </w:r>
    </w:p>
    <w:p w14:paraId="2691BC7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3FF89AD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\If{$q\geq T_h$}</w:t>
      </w:r>
    </w:p>
    <w:p w14:paraId="3F581F7D" w14:textId="58B2710F" w:rsidR="009C74B6" w:rsidRPr="009C74B6" w:rsidRDefault="005A14BF" w:rsidP="009C74B6">
      <w:pPr>
        <w:pStyle w:val="a3"/>
        <w:rPr>
          <w:rFonts w:hAnsi="宋体" w:cs="宋体"/>
        </w:rPr>
      </w:pPr>
      <w:del w:id="1170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$\mathrm{Decision}\gets\text{switch to }N^*$, $N_{\mathrm{cur}}\gets N^*$</w:t>
      </w:r>
    </w:p>
    <w:p w14:paraId="32BCD6E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\Else</w:t>
      </w:r>
    </w:p>
    <w:p w14:paraId="118D2341" w14:textId="50A84130" w:rsidR="009C74B6" w:rsidRPr="009C74B6" w:rsidRDefault="005A14BF" w:rsidP="009C74B6">
      <w:pPr>
        <w:pStyle w:val="a3"/>
        <w:rPr>
          <w:rFonts w:hAnsi="宋体" w:cs="宋体"/>
        </w:rPr>
      </w:pPr>
      <w:del w:id="1171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$\mathrm{Decision}\gets\text{keep }N_{\mathrm{cur}}$</w:t>
      </w:r>
    </w:p>
    <w:p w14:paraId="6E8E251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5E31D13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\Return $\mathrm{Decision}$, $N_{\mathrm{cur}}$, $N_{\mathrm{cand}}$, $q$</w:t>
      </w:r>
    </w:p>
    <w:p w14:paraId="3833767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\end{algorithmic}</w:t>
      </w:r>
    </w:p>
    <w:p w14:paraId="295433A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\end{algorithm}</w:t>
      </w:r>
    </w:p>
    <w:p w14:paraId="1E4F7780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69A82271" w14:textId="0206B1F6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Algorithm~\ref{alg:laavha} shows that the stacked LSTM </w:t>
      </w:r>
      <w:del w:id="1172" w:author="作者" w:date="2026-08-27T09:50:00Z">
        <w:r w:rsidR="005A14BF" w:rsidRPr="00FE5058">
          <w:rPr>
            <w:rFonts w:hAnsi="宋体" w:cs="宋体" w:hint="eastAsia"/>
          </w:rPr>
          <w:delText>provides</w:delText>
        </w:r>
      </w:del>
      <w:ins w:id="1173" w:author="作者" w:date="2026-08-27T09:50:00Z">
        <w:r w:rsidRPr="009C74B6">
          <w:rPr>
            <w:rFonts w:hAnsi="宋体" w:cs="宋体"/>
          </w:rPr>
          <w:t>generates</w:t>
        </w:r>
      </w:ins>
      <w:r w:rsidRPr="009C74B6">
        <w:rPr>
          <w:rFonts w:hAnsi="宋体" w:cs="宋体"/>
        </w:rPr>
        <w:t xml:space="preserve"> only </w:t>
      </w:r>
      <w:ins w:id="1174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predicted state $S_{\mathrm{pred</w:t>
      </w:r>
      <w:del w:id="1175" w:author="作者" w:date="2026-08-27T09:50:00Z">
        <w:r w:rsidR="005A14BF" w:rsidRPr="00FE5058">
          <w:rPr>
            <w:rFonts w:hAnsi="宋体" w:cs="宋体" w:hint="eastAsia"/>
          </w:rPr>
          <w:delText>}}$ and</w:delText>
        </w:r>
      </w:del>
      <w:ins w:id="1176" w:author="作者" w:date="2026-08-27T09:50:00Z">
        <w:r w:rsidRPr="009C74B6">
          <w:rPr>
            <w:rFonts w:hAnsi="宋体" w:cs="宋体"/>
          </w:rPr>
          <w:t>}}$, while</w:t>
        </w:r>
      </w:ins>
      <w:r w:rsidRPr="009C74B6">
        <w:rPr>
          <w:rFonts w:hAnsi="宋体" w:cs="宋体"/>
        </w:rPr>
        <w:t xml:space="preserve"> the attention module </w:t>
      </w:r>
      <w:ins w:id="1177" w:author="作者" w:date="2026-08-27T09:50:00Z">
        <w:r w:rsidRPr="009C74B6">
          <w:rPr>
            <w:rFonts w:hAnsi="宋体" w:cs="宋体"/>
          </w:rPr>
          <w:t xml:space="preserve">generates </w:t>
        </w:r>
      </w:ins>
      <w:r w:rsidRPr="009C74B6">
        <w:rPr>
          <w:rFonts w:hAnsi="宋体" w:cs="宋体"/>
        </w:rPr>
        <w:t xml:space="preserve">only </w:t>
      </w:r>
      <w:del w:id="1178" w:author="作者" w:date="2026-08-27T09:50:00Z">
        <w:r w:rsidR="005A14BF" w:rsidRPr="00FE5058">
          <w:rPr>
            <w:rFonts w:hAnsi="宋体" w:cs="宋体" w:hint="eastAsia"/>
          </w:rPr>
          <w:delText>provides</w:delText>
        </w:r>
      </w:del>
      <w:ins w:id="1179" w:author="作者" w:date="2026-08-27T09:50:00Z">
        <w:r w:rsidRPr="009C74B6">
          <w:rPr>
            <w:rFonts w:hAnsi="宋体" w:cs="宋体"/>
          </w:rPr>
          <w:t>the</w:t>
        </w:r>
      </w:ins>
      <w:r w:rsidRPr="009C74B6">
        <w:rPr>
          <w:rFonts w:hAnsi="宋体" w:cs="宋体"/>
        </w:rPr>
        <w:t xml:space="preserve"> dynamic </w:t>
      </w:r>
      <w:r w:rsidRPr="009C74B6">
        <w:rPr>
          <w:rFonts w:hAnsi="宋体" w:cs="宋体"/>
        </w:rPr>
        <w:lastRenderedPageBreak/>
        <w:t xml:space="preserve">weight $w$. Both </w:t>
      </w:r>
      <w:del w:id="1180" w:author="作者" w:date="2026-08-27T09:50:00Z">
        <w:r w:rsidR="005A14BF" w:rsidRPr="00FE5058">
          <w:rPr>
            <w:rFonts w:hAnsi="宋体" w:cs="宋体" w:hint="eastAsia"/>
          </w:rPr>
          <w:delText>enter TOPSIS</w:delText>
        </w:r>
      </w:del>
      <w:ins w:id="1181" w:author="作者" w:date="2026-08-27T09:50:00Z">
        <w:r w:rsidRPr="009C74B6">
          <w:rPr>
            <w:rFonts w:hAnsi="宋体" w:cs="宋体"/>
          </w:rPr>
          <w:t>are combined</w:t>
        </w:r>
      </w:ins>
      <w:r w:rsidRPr="009C74B6">
        <w:rPr>
          <w:rFonts w:hAnsi="宋体" w:cs="宋体"/>
        </w:rPr>
        <w:t xml:space="preserve"> with $S_{\mathrm{cur}}$ </w:t>
      </w:r>
      <w:ins w:id="1182" w:author="作者" w:date="2026-08-27T09:50:00Z">
        <w:r w:rsidRPr="009C74B6">
          <w:rPr>
            <w:rFonts w:hAnsi="宋体" w:cs="宋体"/>
          </w:rPr>
          <w:t xml:space="preserve">in TOPSIS </w:t>
        </w:r>
      </w:ins>
      <w:r w:rsidRPr="009C74B6">
        <w:rPr>
          <w:rFonts w:hAnsi="宋体" w:cs="宋体"/>
        </w:rPr>
        <w:t xml:space="preserve">to compute $C_i$, </w:t>
      </w:r>
      <w:del w:id="1183" w:author="作者" w:date="2026-08-27T09:50:00Z">
        <w:r w:rsidR="005A14BF" w:rsidRPr="00FE5058">
          <w:rPr>
            <w:rFonts w:hAnsi="宋体" w:cs="宋体" w:hint="eastAsia"/>
          </w:rPr>
          <w:delText>and</w:delText>
        </w:r>
      </w:del>
      <w:ins w:id="1184" w:author="作者" w:date="2026-08-27T09:50:00Z">
        <w:r w:rsidRPr="009C74B6">
          <w:rPr>
            <w:rFonts w:hAnsi="宋体" w:cs="宋体"/>
          </w:rPr>
          <w:t>followed by</w:t>
        </w:r>
      </w:ins>
      <w:r w:rsidRPr="009C74B6">
        <w:rPr>
          <w:rFonts w:hAnsi="宋体" w:cs="宋体"/>
        </w:rPr>
        <w:t xml:space="preserve"> dual hysteresis </w:t>
      </w:r>
      <w:del w:id="1185" w:author="作者" w:date="2026-08-27T09:50:00Z">
        <w:r w:rsidR="005A14BF" w:rsidRPr="00FE5058">
          <w:rPr>
            <w:rFonts w:hAnsi="宋体" w:cs="宋体" w:hint="eastAsia"/>
          </w:rPr>
          <w:delText>then gives</w:delText>
        </w:r>
      </w:del>
      <w:ins w:id="1186" w:author="作者" w:date="2026-08-27T09:50:00Z">
        <w:r w:rsidRPr="009C74B6">
          <w:rPr>
            <w:rFonts w:hAnsi="宋体" w:cs="宋体"/>
          </w:rPr>
          <w:t>for</w:t>
        </w:r>
      </w:ins>
      <w:r w:rsidRPr="009C74B6">
        <w:rPr>
          <w:rFonts w:hAnsi="宋体" w:cs="宋体"/>
        </w:rPr>
        <w:t xml:space="preserve"> the handover </w:t>
      </w:r>
      <w:del w:id="1187" w:author="作者" w:date="2026-08-27T09:50:00Z">
        <w:r w:rsidR="005A14BF" w:rsidRPr="00FE5058">
          <w:rPr>
            <w:rFonts w:hAnsi="宋体" w:cs="宋体" w:hint="eastAsia"/>
          </w:rPr>
          <w:delText>result</w:delText>
        </w:r>
      </w:del>
      <w:ins w:id="1188" w:author="作者" w:date="2026-08-27T09:50:00Z">
        <w:r w:rsidRPr="009C74B6">
          <w:rPr>
            <w:rFonts w:hAnsi="宋体" w:cs="宋体"/>
          </w:rPr>
          <w:t>decision</w:t>
        </w:r>
      </w:ins>
      <w:r w:rsidRPr="009C74B6">
        <w:rPr>
          <w:rFonts w:hAnsi="宋体" w:cs="宋体"/>
        </w:rPr>
        <w:t xml:space="preserve">. The </w:t>
      </w:r>
      <w:del w:id="1189" w:author="作者" w:date="2026-08-27T09:50:00Z">
        <w:r w:rsidR="005A14BF" w:rsidRPr="00FE5058">
          <w:rPr>
            <w:rFonts w:hAnsi="宋体" w:cs="宋体" w:hint="eastAsia"/>
          </w:rPr>
          <w:delText>calculation order is consistent with</w:delText>
        </w:r>
      </w:del>
      <w:ins w:id="1190" w:author="作者" w:date="2026-08-27T09:50:00Z">
        <w:r w:rsidRPr="009C74B6">
          <w:rPr>
            <w:rFonts w:hAnsi="宋体" w:cs="宋体"/>
          </w:rPr>
          <w:t>sequence follows</w:t>
        </w:r>
      </w:ins>
      <w:r w:rsidRPr="009C74B6">
        <w:rPr>
          <w:rFonts w:hAnsi="宋体" w:cs="宋体"/>
        </w:rPr>
        <w:t xml:space="preserve"> Equations~\eqref{eq:lstm1}--\eqref{eq:hysteresis}.</w:t>
      </w:r>
    </w:p>
    <w:p w14:paraId="723E4B0C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AD2112E" w14:textId="55E5CFC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1191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{ALERA </w:t>
      </w:r>
      <w:del w:id="1192" w:author="作者" w:date="2026-08-27T09:50:00Z">
        <w:r w:rsidR="005A14BF" w:rsidRPr="00FE5058">
          <w:rPr>
            <w:rFonts w:hAnsi="宋体" w:cs="宋体" w:hint="eastAsia"/>
          </w:rPr>
          <w:delText>enhanced risk-aware vertical handoff algorithm}</w:delText>
        </w:r>
      </w:del>
      <w:ins w:id="1193" w:author="作者" w:date="2026-08-27T09:50:00Z">
        <w:r w:rsidRPr="009C74B6">
          <w:rPr>
            <w:rFonts w:hAnsi="宋体" w:cs="宋体"/>
          </w:rPr>
          <w:t>Enhanced Risk-Aware Vertical Handoff Algorithm}}</w:t>
        </w:r>
      </w:ins>
    </w:p>
    <w:p w14:paraId="47E9FB6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65FB679" w14:textId="24D1AB7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Section~2.3 </w:t>
      </w:r>
      <w:del w:id="1194" w:author="作者" w:date="2026-08-27T09:50:00Z">
        <w:r w:rsidR="005A14BF" w:rsidRPr="00FE5058">
          <w:rPr>
            <w:rFonts w:hAnsi="宋体" w:cs="宋体" w:hint="eastAsia"/>
          </w:rPr>
          <w:delText>completes</w:delText>
        </w:r>
      </w:del>
      <w:ins w:id="1195" w:author="作者" w:date="2026-08-27T09:50:00Z">
        <w:r w:rsidRPr="009C74B6">
          <w:rPr>
            <w:rFonts w:hAnsi="宋体" w:cs="宋体"/>
          </w:rPr>
          <w:t>establishes</w:t>
        </w:r>
      </w:ins>
      <w:r w:rsidRPr="009C74B6">
        <w:rPr>
          <w:rFonts w:hAnsi="宋体" w:cs="宋体"/>
        </w:rPr>
        <w:t xml:space="preserve"> the base decision chain from state prediction and dynamic weighting </w:t>
      </w:r>
      <w:del w:id="1196" w:author="作者" w:date="2026-08-27T09:50:00Z">
        <w:r w:rsidR="005A14BF" w:rsidRPr="00FE5058">
          <w:rPr>
            <w:rFonts w:hAnsi="宋体" w:cs="宋体" w:hint="eastAsia"/>
          </w:rPr>
          <w:delText>through</w:delText>
        </w:r>
      </w:del>
      <w:ins w:id="1197" w:author="作者" w:date="2026-08-27T09:50:00Z">
        <w:r w:rsidRPr="009C74B6">
          <w:rPr>
            <w:rFonts w:hAnsi="宋体" w:cs="宋体"/>
          </w:rPr>
          <w:t>to</w:t>
        </w:r>
      </w:ins>
      <w:r w:rsidRPr="009C74B6">
        <w:rPr>
          <w:rFonts w:hAnsi="宋体" w:cs="宋体"/>
        </w:rPr>
        <w:t xml:space="preserve"> candidate ranking and handover</w:t>
      </w:r>
      <w:del w:id="1198" w:author="作者" w:date="2026-08-27T09:50:00Z">
        <w:r w:rsidR="005A14BF" w:rsidRPr="00FE5058">
          <w:rPr>
            <w:rFonts w:hAnsi="宋体" w:cs="宋体" w:hint="eastAsia"/>
          </w:rPr>
          <w:delText xml:space="preserve"> adjudication</w:delText>
        </w:r>
      </w:del>
      <w:r w:rsidRPr="009C74B6">
        <w:rPr>
          <w:rFonts w:hAnsi="宋体" w:cs="宋体"/>
        </w:rPr>
        <w:t xml:space="preserve">, but its dual hysteresis uses fixed parameters. </w:t>
      </w:r>
      <w:del w:id="1199" w:author="作者" w:date="2026-08-27T09:50:00Z">
        <w:r w:rsidR="005A14BF" w:rsidRPr="00FE5058">
          <w:rPr>
            <w:rFonts w:hAnsi="宋体" w:cs="宋体" w:hint="eastAsia"/>
          </w:rPr>
          <w:delText>This works well</w:delText>
        </w:r>
      </w:del>
      <w:ins w:id="1200" w:author="作者" w:date="2026-08-27T09:50:00Z">
        <w:r w:rsidRPr="009C74B6">
          <w:rPr>
            <w:rFonts w:hAnsi="宋体" w:cs="宋体"/>
          </w:rPr>
          <w:t>Although effective</w:t>
        </w:r>
      </w:ins>
      <w:r w:rsidRPr="009C74B6">
        <w:rPr>
          <w:rFonts w:hAnsi="宋体" w:cs="宋体"/>
        </w:rPr>
        <w:t xml:space="preserve"> in stable channels, </w:t>
      </w:r>
      <w:del w:id="1201" w:author="作者" w:date="2026-08-27T09:50:00Z">
        <w:r w:rsidR="005A14BF" w:rsidRPr="00FE5058">
          <w:rPr>
            <w:rFonts w:hAnsi="宋体" w:cs="宋体" w:hint="eastAsia"/>
          </w:rPr>
          <w:delText xml:space="preserve">yet </w:delText>
        </w:r>
      </w:del>
      <w:r w:rsidRPr="009C74B6">
        <w:rPr>
          <w:rFonts w:hAnsi="宋体" w:cs="宋体"/>
        </w:rPr>
        <w:t xml:space="preserve">fixed thresholds and windows cannot </w:t>
      </w:r>
      <w:del w:id="1202" w:author="作者" w:date="2026-08-27T09:50:00Z">
        <w:r w:rsidR="005A14BF" w:rsidRPr="00FE5058">
          <w:rPr>
            <w:rFonts w:hAnsi="宋体" w:cs="宋体" w:hint="eastAsia"/>
          </w:rPr>
          <w:delText>simultaneously provi</w:delText>
        </w:r>
        <w:r w:rsidR="005A14BF" w:rsidRPr="00FE5058">
          <w:rPr>
            <w:rFonts w:hAnsi="宋体" w:cs="宋体" w:hint="eastAsia"/>
          </w:rPr>
          <w:delText>de</w:delText>
        </w:r>
      </w:del>
      <w:ins w:id="1203" w:author="作者" w:date="2026-08-27T09:50:00Z">
        <w:r w:rsidRPr="009C74B6">
          <w:rPr>
            <w:rFonts w:hAnsi="宋体" w:cs="宋体"/>
          </w:rPr>
          <w:t>balance</w:t>
        </w:r>
      </w:ins>
      <w:r w:rsidRPr="009C74B6">
        <w:rPr>
          <w:rFonts w:hAnsi="宋体" w:cs="宋体"/>
        </w:rPr>
        <w:t xml:space="preserve"> fluctuation resistance and handover timeliness </w:t>
      </w:r>
      <w:del w:id="1204" w:author="作者" w:date="2026-08-27T09:50:00Z">
        <w:r w:rsidR="005A14BF" w:rsidRPr="00FE5058">
          <w:rPr>
            <w:rFonts w:hAnsi="宋体" w:cs="宋体" w:hint="eastAsia"/>
          </w:rPr>
          <w:delText>when a UAV crosses a</w:delText>
        </w:r>
      </w:del>
      <w:ins w:id="1205" w:author="作者" w:date="2026-08-27T09:50:00Z">
        <w:r w:rsidRPr="009C74B6">
          <w:rPr>
            <w:rFonts w:hAnsi="宋体" w:cs="宋体"/>
          </w:rPr>
          <w:t>during</w:t>
        </w:r>
      </w:ins>
      <w:r w:rsidRPr="009C74B6">
        <w:rPr>
          <w:rFonts w:hAnsi="宋体" w:cs="宋体"/>
        </w:rPr>
        <w:t xml:space="preserve"> coverage</w:t>
      </w:r>
      <w:del w:id="1206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207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boundary</w:t>
      </w:r>
      <w:del w:id="1208" w:author="作者" w:date="2026-08-27T09:50:00Z">
        <w:r w:rsidR="005A14BF" w:rsidRPr="00FE5058">
          <w:rPr>
            <w:rFonts w:hAnsi="宋体" w:cs="宋体" w:hint="eastAsia"/>
          </w:rPr>
          <w:delText>, encounters</w:delText>
        </w:r>
      </w:del>
      <w:ins w:id="1209" w:author="作者" w:date="2026-08-27T09:50:00Z">
        <w:r w:rsidRPr="009C74B6">
          <w:rPr>
            <w:rFonts w:hAnsi="宋体" w:cs="宋体"/>
          </w:rPr>
          <w:t xml:space="preserve"> crossings,</w:t>
        </w:r>
      </w:ins>
      <w:r w:rsidRPr="009C74B6">
        <w:rPr>
          <w:rFonts w:hAnsi="宋体" w:cs="宋体"/>
        </w:rPr>
        <w:t xml:space="preserve"> obstruction, or </w:t>
      </w:r>
      <w:ins w:id="1210" w:author="作者" w:date="2026-08-27T09:50:00Z">
        <w:r w:rsidRPr="009C74B6">
          <w:rPr>
            <w:rFonts w:hAnsi="宋体" w:cs="宋体"/>
          </w:rPr>
          <w:t xml:space="preserve">major speed </w:t>
        </w:r>
      </w:ins>
      <w:r w:rsidRPr="009C74B6">
        <w:rPr>
          <w:rFonts w:hAnsi="宋体" w:cs="宋体"/>
        </w:rPr>
        <w:t>changes</w:t>
      </w:r>
      <w:del w:id="1211" w:author="作者" w:date="2026-08-27T09:50:00Z">
        <w:r w:rsidR="005A14BF" w:rsidRPr="00FE5058">
          <w:rPr>
            <w:rFonts w:hAnsi="宋体" w:cs="宋体" w:hint="eastAsia"/>
          </w:rPr>
          <w:delText xml:space="preserve"> speed substantially. Original</w:delText>
        </w:r>
      </w:del>
      <w:ins w:id="1212" w:author="作者" w:date="2026-08-27T09:50:00Z">
        <w:r w:rsidRPr="009C74B6">
          <w:rPr>
            <w:rFonts w:hAnsi="宋体" w:cs="宋体"/>
          </w:rPr>
          <w:t>. Standard</w:t>
        </w:r>
      </w:ins>
      <w:r w:rsidRPr="009C74B6">
        <w:rPr>
          <w:rFonts w:hAnsi="宋体" w:cs="宋体"/>
        </w:rPr>
        <w:t xml:space="preserve"> TOPSIS also ranks </w:t>
      </w:r>
      <w:del w:id="1213" w:author="作者" w:date="2026-08-27T09:50:00Z">
        <w:r w:rsidR="005A14BF" w:rsidRPr="00FE5058">
          <w:rPr>
            <w:rFonts w:hAnsi="宋体" w:cs="宋体" w:hint="eastAsia"/>
          </w:rPr>
          <w:delText>only</w:delText>
        </w:r>
      </w:del>
      <w:ins w:id="1214" w:author="作者" w:date="2026-08-27T09:50:00Z">
        <w:r w:rsidRPr="009C74B6">
          <w:rPr>
            <w:rFonts w:hAnsi="宋体" w:cs="宋体"/>
          </w:rPr>
          <w:t>candidates</w:t>
        </w:r>
      </w:ins>
      <w:r w:rsidRPr="009C74B6">
        <w:rPr>
          <w:rFonts w:hAnsi="宋体" w:cs="宋体"/>
        </w:rPr>
        <w:t xml:space="preserve"> by current closeness </w:t>
      </w:r>
      <w:del w:id="1215" w:author="作者" w:date="2026-08-27T09:50:00Z">
        <w:r w:rsidR="005A14BF" w:rsidRPr="00FE5058">
          <w:rPr>
            <w:rFonts w:hAnsi="宋体" w:cs="宋体" w:hint="eastAsia"/>
          </w:rPr>
          <w:delText>and does not constrain</w:delText>
        </w:r>
      </w:del>
      <w:ins w:id="1216" w:author="作者" w:date="2026-08-27T09:50:00Z">
        <w:r w:rsidRPr="009C74B6">
          <w:rPr>
            <w:rFonts w:hAnsi="宋体" w:cs="宋体"/>
          </w:rPr>
          <w:t>without accounting for</w:t>
        </w:r>
      </w:ins>
      <w:r w:rsidRPr="009C74B6">
        <w:rPr>
          <w:rFonts w:hAnsi="宋体" w:cs="宋体"/>
        </w:rPr>
        <w:t xml:space="preserve"> score-series risk. </w:t>
      </w:r>
      <w:del w:id="1217" w:author="作者" w:date="2026-08-27T09:50:00Z">
        <w:r w:rsidR="005A14BF" w:rsidRPr="00FE5058">
          <w:rPr>
            <w:rFonts w:hAnsi="宋体" w:cs="宋体" w:hint="eastAsia"/>
          </w:rPr>
          <w:delText>To build on the</w:delText>
        </w:r>
        <w:r w:rsidR="005A14BF" w:rsidRPr="00FE5058">
          <w:rPr>
            <w:rFonts w:hAnsi="宋体" w:cs="宋体" w:hint="eastAsia"/>
          </w:rPr>
          <w:delText xml:space="preserve"> base decision and improve suitability for remote-sensing scenarios without </w:delText>
        </w:r>
      </w:del>
      <w:ins w:id="1218" w:author="作者" w:date="2026-08-27T09:50:00Z">
        <w:r w:rsidRPr="009C74B6">
          <w:rPr>
            <w:rFonts w:hAnsi="宋体" w:cs="宋体"/>
          </w:rPr>
          <w:t xml:space="preserve">Without </w:t>
        </w:r>
      </w:ins>
      <w:r w:rsidRPr="009C74B6">
        <w:rPr>
          <w:rFonts w:hAnsi="宋体" w:cs="宋体"/>
        </w:rPr>
        <w:t xml:space="preserve">retraining the LSTM-attention model, this section introduces </w:t>
      </w:r>
      <w:del w:id="1219" w:author="作者" w:date="2026-08-27T09:50:00Z">
        <w:r w:rsidR="005A14BF" w:rsidRPr="00FE5058">
          <w:rPr>
            <w:rFonts w:hAnsi="宋体" w:cs="宋体" w:hint="eastAsia"/>
          </w:rPr>
          <w:delText xml:space="preserve">two mechanisms. </w:delText>
        </w:r>
      </w:del>
      <w:r w:rsidRPr="009C74B6">
        <w:rPr>
          <w:rFonts w:hAnsi="宋体" w:cs="宋体"/>
        </w:rPr>
        <w:t xml:space="preserve">ADH </w:t>
      </w:r>
      <w:del w:id="1220" w:author="作者" w:date="2026-08-27T09:50:00Z">
        <w:r w:rsidR="005A14BF" w:rsidRPr="00FE5058">
          <w:rPr>
            <w:rFonts w:hAnsi="宋体" w:cs="宋体" w:hint="eastAsia"/>
          </w:rPr>
          <w:delText>reads</w:delText>
        </w:r>
      </w:del>
      <w:ins w:id="1221" w:author="作者" w:date="2026-08-27T09:50:00Z">
        <w:r w:rsidRPr="009C74B6">
          <w:rPr>
            <w:rFonts w:hAnsi="宋体" w:cs="宋体"/>
          </w:rPr>
          <w:t>and RS-TOPSIS. ADH uses</w:t>
        </w:r>
      </w:ins>
      <w:r w:rsidRPr="009C74B6">
        <w:rPr>
          <w:rFonts w:hAnsi="宋体" w:cs="宋体"/>
        </w:rPr>
        <w:t xml:space="preserve"> serving-network SINR history and flight speed </w:t>
      </w:r>
      <w:del w:id="1222" w:author="作者" w:date="2026-08-27T09:50:00Z">
        <w:r w:rsidR="005A14BF" w:rsidRPr="00FE5058">
          <w:rPr>
            <w:rFonts w:hAnsi="宋体" w:cs="宋体" w:hint="eastAsia"/>
          </w:rPr>
          <w:delText>and</w:delText>
        </w:r>
      </w:del>
      <w:ins w:id="1223" w:author="作者" w:date="2026-08-27T09:50:00Z">
        <w:r w:rsidRPr="009C74B6">
          <w:rPr>
            <w:rFonts w:hAnsi="宋体" w:cs="宋体"/>
          </w:rPr>
          <w:t>to</w:t>
        </w:r>
      </w:ins>
      <w:r w:rsidRPr="009C74B6">
        <w:rPr>
          <w:rFonts w:hAnsi="宋体" w:cs="宋体"/>
        </w:rPr>
        <w:t xml:space="preserve"> dynamically </w:t>
      </w:r>
      <w:del w:id="1224" w:author="作者" w:date="2026-08-27T09:50:00Z">
        <w:r w:rsidR="005A14BF" w:rsidRPr="00FE5058">
          <w:rPr>
            <w:rFonts w:hAnsi="宋体" w:cs="宋体" w:hint="eastAsia"/>
          </w:rPr>
          <w:delText>updates</w:delText>
        </w:r>
      </w:del>
      <w:ins w:id="1225" w:author="作者" w:date="2026-08-27T09:50:00Z">
        <w:r w:rsidRPr="009C74B6">
          <w:rPr>
            <w:rFonts w:hAnsi="宋体" w:cs="宋体"/>
          </w:rPr>
          <w:t>update</w:t>
        </w:r>
      </w:ins>
      <w:r w:rsidRPr="009C74B6">
        <w:rPr>
          <w:rFonts w:hAnsi="宋体" w:cs="宋体"/>
        </w:rPr>
        <w:t xml:space="preserve"> $\Delta_{\mathrm{th}}$ and $T_h$ in Equation~\eqref{eq:hysteresis</w:t>
      </w:r>
      <w:del w:id="1226" w:author="作者" w:date="2026-08-27T09:50:00Z">
        <w:r w:rsidR="005A14BF" w:rsidRPr="00FE5058">
          <w:rPr>
            <w:rFonts w:hAnsi="宋体" w:cs="宋体" w:hint="eastAsia"/>
          </w:rPr>
          <w:delText>};</w:delText>
        </w:r>
      </w:del>
      <w:ins w:id="1227" w:author="作者" w:date="2026-08-27T09:50:00Z">
        <w:r w:rsidRPr="009C74B6">
          <w:rPr>
            <w:rFonts w:hAnsi="宋体" w:cs="宋体"/>
          </w:rPr>
          <w:t>}, while</w:t>
        </w:r>
      </w:ins>
      <w:r w:rsidRPr="009C74B6">
        <w:rPr>
          <w:rFonts w:hAnsi="宋体" w:cs="宋体"/>
        </w:rPr>
        <w:t xml:space="preserve"> RS-TOPSIS </w:t>
      </w:r>
      <w:del w:id="1228" w:author="作者" w:date="2026-08-27T09:50:00Z">
        <w:r w:rsidR="005A14BF" w:rsidRPr="00FE5058">
          <w:rPr>
            <w:rFonts w:hAnsi="宋体" w:cs="宋体" w:hint="eastAsia"/>
          </w:rPr>
          <w:delText>reads</w:delText>
        </w:r>
      </w:del>
      <w:ins w:id="1229" w:author="作者" w:date="2026-08-27T09:50:00Z">
        <w:r w:rsidRPr="009C74B6">
          <w:rPr>
            <w:rFonts w:hAnsi="宋体" w:cs="宋体"/>
          </w:rPr>
          <w:t>uses</w:t>
        </w:r>
      </w:ins>
      <w:r w:rsidRPr="009C74B6">
        <w:rPr>
          <w:rFonts w:hAnsi="宋体" w:cs="宋体"/>
        </w:rPr>
        <w:t xml:space="preserve"> the </w:t>
      </w:r>
      <w:del w:id="1230" w:author="作者" w:date="2026-08-27T09:50:00Z">
        <w:r w:rsidR="005A14BF" w:rsidRPr="00FE5058">
          <w:rPr>
            <w:rFonts w:hAnsi="宋体" w:cs="宋体" w:hint="eastAsia"/>
          </w:rPr>
          <w:delText xml:space="preserve">closeness sequence </w:delText>
        </w:r>
      </w:del>
      <w:r w:rsidRPr="009C74B6">
        <w:rPr>
          <w:rFonts w:hAnsi="宋体" w:cs="宋体"/>
        </w:rPr>
        <w:t xml:space="preserve">$C_i$ </w:t>
      </w:r>
      <w:del w:id="1231" w:author="作者" w:date="2026-08-27T09:50:00Z">
        <w:r w:rsidR="005A14BF" w:rsidRPr="00FE5058">
          <w:rPr>
            <w:rFonts w:hAnsi="宋体" w:cs="宋体" w:hint="eastAsia"/>
          </w:rPr>
          <w:delText xml:space="preserve">output by </w:delText>
        </w:r>
      </w:del>
      <w:ins w:id="1232" w:author="作者" w:date="2026-08-27T09:50:00Z">
        <w:r w:rsidRPr="009C74B6">
          <w:rPr>
            <w:rFonts w:hAnsi="宋体" w:cs="宋体"/>
          </w:rPr>
          <w:t xml:space="preserve">sequence from </w:t>
        </w:r>
      </w:ins>
      <w:r w:rsidRPr="009C74B6">
        <w:rPr>
          <w:rFonts w:hAnsi="宋体" w:cs="宋体"/>
        </w:rPr>
        <w:t>Section~2.3</w:t>
      </w:r>
      <w:del w:id="1233" w:author="作者" w:date="2026-08-27T09:50:00Z">
        <w:r w:rsidR="005A14BF" w:rsidRPr="00FE5058">
          <w:rPr>
            <w:rFonts w:hAnsi="宋体" w:cs="宋体" w:hint="eastAsia"/>
          </w:rPr>
          <w:delText>, corrects it</w:delText>
        </w:r>
      </w:del>
      <w:r w:rsidRPr="009C74B6">
        <w:rPr>
          <w:rFonts w:hAnsi="宋体" w:cs="宋体"/>
        </w:rPr>
        <w:t xml:space="preserve"> to</w:t>
      </w:r>
      <w:ins w:id="1234" w:author="作者" w:date="2026-08-27T09:50:00Z">
        <w:r w:rsidRPr="009C74B6">
          <w:rPr>
            <w:rFonts w:hAnsi="宋体" w:cs="宋体"/>
          </w:rPr>
          <w:t xml:space="preserve"> derive</w:t>
        </w:r>
      </w:ins>
      <w:r w:rsidRPr="009C74B6">
        <w:rPr>
          <w:rFonts w:hAnsi="宋体" w:cs="宋体"/>
        </w:rPr>
        <w:t xml:space="preserve"> risk-penalized $C_i^{\mathrm{robust</w:t>
      </w:r>
      <w:del w:id="1235" w:author="作者" w:date="2026-08-27T09:50:00Z">
        <w:r w:rsidR="005A14BF" w:rsidRPr="00FE5058">
          <w:rPr>
            <w:rFonts w:hAnsi="宋体" w:cs="宋体" w:hint="eastAsia"/>
          </w:rPr>
          <w:delText>}}$, and then ranks candidates to form</w:delText>
        </w:r>
      </w:del>
      <w:ins w:id="1236" w:author="作者" w:date="2026-08-27T09:50:00Z">
        <w:r w:rsidRPr="009C74B6">
          <w:rPr>
            <w:rFonts w:hAnsi="宋体" w:cs="宋体"/>
          </w:rPr>
          <w:t>}}$ for final candidate ranking, forming</w:t>
        </w:r>
      </w:ins>
      <w:r w:rsidRPr="009C74B6">
        <w:rPr>
          <w:rFonts w:hAnsi="宋体" w:cs="宋体"/>
        </w:rPr>
        <w:t xml:space="preserve"> ALERA.</w:t>
      </w:r>
    </w:p>
    <w:p w14:paraId="50E84867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A2E686A" w14:textId="1AAC9CA6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\subsubsection{Adaptive </w:t>
      </w:r>
      <w:del w:id="1237" w:author="作者" w:date="2026-08-27T09:50:00Z">
        <w:r w:rsidR="005A14BF" w:rsidRPr="00FE5058">
          <w:rPr>
            <w:rFonts w:hAnsi="宋体" w:cs="宋体" w:hint="eastAsia"/>
          </w:rPr>
          <w:delText>hysteresis parameters</w:delText>
        </w:r>
      </w:del>
      <w:ins w:id="1238" w:author="作者" w:date="2026-08-27T09:50:00Z">
        <w:r w:rsidRPr="009C74B6">
          <w:rPr>
            <w:rFonts w:hAnsi="宋体" w:cs="宋体"/>
          </w:rPr>
          <w:t>Hysteresis Parameters</w:t>
        </w:r>
      </w:ins>
      <w:r w:rsidRPr="009C74B6">
        <w:rPr>
          <w:rFonts w:hAnsi="宋体" w:cs="宋体"/>
        </w:rPr>
        <w:t>}</w:t>
      </w:r>
    </w:p>
    <w:p w14:paraId="616891E8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3B2649A" w14:textId="7920FA15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Adaptive hysteresis margins and trigger windows </w:t>
      </w:r>
      <w:del w:id="1239" w:author="作者" w:date="2026-08-27T09:50:00Z">
        <w:r w:rsidR="005A14BF" w:rsidRPr="00FE5058">
          <w:rPr>
            <w:rFonts w:hAnsi="宋体" w:cs="宋体" w:hint="eastAsia"/>
          </w:rPr>
          <w:delText xml:space="preserve">have been shown to </w:delText>
        </w:r>
      </w:del>
      <w:r w:rsidRPr="009C74B6">
        <w:rPr>
          <w:rFonts w:hAnsi="宋体" w:cs="宋体"/>
        </w:rPr>
        <w:t>improve handover decisions in heterogeneous and ultra-dense networks</w:t>
      </w:r>
      <w:ins w:id="1240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\upcite{28--31}. </w:t>
      </w:r>
      <w:del w:id="1241" w:author="作者" w:date="2026-08-27T09:50:00Z">
        <w:r w:rsidR="005A14BF" w:rsidRPr="00FE5058">
          <w:rPr>
            <w:rFonts w:hAnsi="宋体" w:cs="宋体" w:hint="eastAsia"/>
          </w:rPr>
          <w:delText>Fixed threshold</w:delText>
        </w:r>
      </w:del>
      <w:ins w:id="1242" w:author="作者" w:date="2026-08-27T09:50:00Z">
        <w:r w:rsidRPr="009C74B6">
          <w:rPr>
            <w:rFonts w:hAnsi="宋体" w:cs="宋体"/>
          </w:rPr>
          <w:t>Accordingly, fixed</w:t>
        </w:r>
      </w:ins>
      <w:r w:rsidRPr="009C74B6">
        <w:rPr>
          <w:rFonts w:hAnsi="宋体" w:cs="宋体"/>
        </w:rPr>
        <w:t xml:space="preserve"> $\Delta_{\mathrm{th}}$ and </w:t>
      </w:r>
      <w:del w:id="1243" w:author="作者" w:date="2026-08-27T09:50:00Z">
        <w:r w:rsidR="005A14BF" w:rsidRPr="00FE5058">
          <w:rPr>
            <w:rFonts w:hAnsi="宋体" w:cs="宋体" w:hint="eastAsia"/>
          </w:rPr>
          <w:delText xml:space="preserve">window </w:delText>
        </w:r>
      </w:del>
      <w:r w:rsidRPr="009C74B6">
        <w:rPr>
          <w:rFonts w:hAnsi="宋体" w:cs="宋体"/>
        </w:rPr>
        <w:t xml:space="preserve">$T_h$ are </w:t>
      </w:r>
      <w:del w:id="1244" w:author="作者" w:date="2026-08-27T09:50:00Z">
        <w:r w:rsidR="005A14BF" w:rsidRPr="00FE5058">
          <w:rPr>
            <w:rFonts w:hAnsi="宋体" w:cs="宋体" w:hint="eastAsia"/>
          </w:rPr>
          <w:delText xml:space="preserve">therefore </w:delText>
        </w:r>
      </w:del>
      <w:r w:rsidRPr="009C74B6">
        <w:rPr>
          <w:rFonts w:hAnsi="宋体" w:cs="宋体"/>
        </w:rPr>
        <w:t xml:space="preserve">replaced </w:t>
      </w:r>
      <w:del w:id="1245" w:author="作者" w:date="2026-08-27T09:50:00Z">
        <w:r w:rsidR="005A14BF" w:rsidRPr="00FE5058">
          <w:rPr>
            <w:rFonts w:hAnsi="宋体" w:cs="宋体" w:hint="eastAsia"/>
          </w:rPr>
          <w:delText>by</w:delText>
        </w:r>
      </w:del>
      <w:ins w:id="1246" w:author="作者" w:date="2026-08-27T09:50:00Z">
        <w:r w:rsidRPr="009C74B6">
          <w:rPr>
            <w:rFonts w:hAnsi="宋体" w:cs="宋体"/>
          </w:rPr>
          <w:t>with</w:t>
        </w:r>
      </w:ins>
      <w:r w:rsidRPr="009C74B6">
        <w:rPr>
          <w:rFonts w:hAnsi="宋体" w:cs="宋体"/>
        </w:rPr>
        <w:t xml:space="preserve"> context-aware </w:t>
      </w:r>
      <w:ins w:id="1247" w:author="作者" w:date="2026-08-27T09:50:00Z">
        <w:r w:rsidRPr="009C74B6">
          <w:rPr>
            <w:rFonts w:hAnsi="宋体" w:cs="宋体"/>
          </w:rPr>
          <w:t xml:space="preserve">values. The </w:t>
        </w:r>
      </w:ins>
      <w:r w:rsidRPr="009C74B6">
        <w:rPr>
          <w:rFonts w:hAnsi="宋体" w:cs="宋体"/>
        </w:rPr>
        <w:t xml:space="preserve">variable </w:t>
      </w:r>
      <w:del w:id="1248" w:author="作者" w:date="2026-08-27T09:50:00Z">
        <w:r w:rsidR="005A14BF" w:rsidRPr="00FE5058">
          <w:rPr>
            <w:rFonts w:hAnsi="宋体" w:cs="宋体" w:hint="eastAsia"/>
          </w:rPr>
          <w:delText xml:space="preserve">parameters. Let recent SINR variation </w:delText>
        </w:r>
      </w:del>
      <w:r w:rsidRPr="009C74B6">
        <w:rPr>
          <w:rFonts w:hAnsi="宋体" w:cs="宋体"/>
        </w:rPr>
        <w:t xml:space="preserve">$\sigma$ </w:t>
      </w:r>
      <w:del w:id="1249" w:author="作者" w:date="2026-08-27T09:50:00Z">
        <w:r w:rsidR="005A14BF" w:rsidRPr="00FE5058">
          <w:rPr>
            <w:rFonts w:hAnsi="宋体" w:cs="宋体" w:hint="eastAsia"/>
          </w:rPr>
          <w:delText>be</w:delText>
        </w:r>
      </w:del>
      <w:ins w:id="1250" w:author="作者" w:date="2026-08-27T09:50:00Z">
        <w:r w:rsidRPr="009C74B6">
          <w:rPr>
            <w:rFonts w:hAnsi="宋体" w:cs="宋体"/>
          </w:rPr>
          <w:t>denotes</w:t>
        </w:r>
      </w:ins>
      <w:r w:rsidRPr="009C74B6">
        <w:rPr>
          <w:rFonts w:hAnsi="宋体" w:cs="宋体"/>
        </w:rPr>
        <w:t xml:space="preserve"> the standard deviation of </w:t>
      </w:r>
      <w:del w:id="1251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r w:rsidRPr="009C74B6">
        <w:rPr>
          <w:rFonts w:hAnsi="宋体" w:cs="宋体"/>
        </w:rPr>
        <w:t xml:space="preserve">serving </w:t>
      </w:r>
      <w:del w:id="1252" w:author="作者" w:date="2026-08-27T09:50:00Z">
        <w:r w:rsidR="005A14BF" w:rsidRPr="00FE5058">
          <w:rPr>
            <w:rFonts w:hAnsi="宋体" w:cs="宋体" w:hint="eastAsia"/>
          </w:rPr>
          <w:delText>network's</w:delText>
        </w:r>
      </w:del>
      <w:ins w:id="1253" w:author="作者" w:date="2026-08-27T09:50:00Z">
        <w:r w:rsidRPr="009C74B6">
          <w:rPr>
            <w:rFonts w:hAnsi="宋体" w:cs="宋体"/>
          </w:rPr>
          <w:t>network</w:t>
        </w:r>
      </w:ins>
      <w:r w:rsidRPr="009C74B6">
        <w:rPr>
          <w:rFonts w:hAnsi="宋体" w:cs="宋体"/>
        </w:rPr>
        <w:t xml:space="preserve"> SINR over the latest five decision periods, </w:t>
      </w:r>
      <w:del w:id="1254" w:author="作者" w:date="2026-08-27T09:50:00Z">
        <w:r w:rsidR="005A14BF" w:rsidRPr="00FE5058">
          <w:rPr>
            <w:rFonts w:hAnsi="宋体" w:cs="宋体" w:hint="eastAsia"/>
          </w:rPr>
          <w:delText>and let flight speed</w:delText>
        </w:r>
      </w:del>
      <w:ins w:id="1255" w:author="作者" w:date="2026-08-27T09:50:00Z">
        <w:r w:rsidRPr="009C74B6">
          <w:rPr>
            <w:rFonts w:hAnsi="宋体" w:cs="宋体"/>
          </w:rPr>
          <w:t>while</w:t>
        </w:r>
      </w:ins>
      <w:r w:rsidRPr="009C74B6">
        <w:rPr>
          <w:rFonts w:hAnsi="宋体" w:cs="宋体"/>
        </w:rPr>
        <w:t xml:space="preserve"> $v$ </w:t>
      </w:r>
      <w:del w:id="1256" w:author="作者" w:date="2026-08-27T09:50:00Z">
        <w:r w:rsidR="005A14BF" w:rsidRPr="00FE5058">
          <w:rPr>
            <w:rFonts w:hAnsi="宋体" w:cs="宋体" w:hint="eastAsia"/>
          </w:rPr>
          <w:delText>be supplied by the simulator in</w:delText>
        </w:r>
      </w:del>
      <w:ins w:id="1257" w:author="作者" w:date="2026-08-27T09:50:00Z">
        <w:r w:rsidRPr="009C74B6">
          <w:rPr>
            <w:rFonts w:hAnsi="宋体" w:cs="宋体"/>
          </w:rPr>
          <w:t>denotes</w:t>
        </w:r>
      </w:ins>
      <w:r w:rsidRPr="009C74B6">
        <w:rPr>
          <w:rFonts w:hAnsi="宋体" w:cs="宋体"/>
        </w:rPr>
        <w:t xml:space="preserve"> real</w:t>
      </w:r>
      <w:del w:id="1258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259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time</w:t>
      </w:r>
      <w:del w:id="1260" w:author="作者" w:date="2026-08-27T09:50:00Z">
        <w:r w:rsidR="005A14BF" w:rsidRPr="00FE5058">
          <w:rPr>
            <w:rFonts w:hAnsi="宋体" w:cs="宋体" w:hint="eastAsia"/>
          </w:rPr>
          <w:delText xml:space="preserve">. </w:delText>
        </w:r>
      </w:del>
      <w:ins w:id="1261" w:author="作者" w:date="2026-08-27T09:50:00Z">
        <w:r w:rsidRPr="009C74B6">
          <w:rPr>
            <w:rFonts w:hAnsi="宋体" w:cs="宋体"/>
          </w:rPr>
          <w:t xml:space="preserve"> flight speed, and </w:t>
        </w:r>
      </w:ins>
      <w:r w:rsidRPr="009C74B6">
        <w:rPr>
          <w:rFonts w:hAnsi="宋体" w:cs="宋体"/>
        </w:rPr>
        <w:t xml:space="preserve">$\sigma$ </w:t>
      </w:r>
      <w:del w:id="1262" w:author="作者" w:date="2026-08-27T09:50:00Z">
        <w:r w:rsidR="005A14BF" w:rsidRPr="00FE5058">
          <w:rPr>
            <w:rFonts w:hAnsi="宋体" w:cs="宋体" w:hint="eastAsia"/>
          </w:rPr>
          <w:delText>comes</w:delText>
        </w:r>
      </w:del>
      <w:ins w:id="1263" w:author="作者" w:date="2026-08-27T09:50:00Z">
        <w:r w:rsidRPr="009C74B6">
          <w:rPr>
            <w:rFonts w:hAnsi="宋体" w:cs="宋体"/>
          </w:rPr>
          <w:t>is derived</w:t>
        </w:r>
      </w:ins>
      <w:r w:rsidRPr="009C74B6">
        <w:rPr>
          <w:rFonts w:hAnsi="宋体" w:cs="宋体"/>
        </w:rPr>
        <w:t xml:space="preserve"> from </w:t>
      </w:r>
      <w:del w:id="1264" w:author="作者" w:date="2026-08-27T09:50:00Z">
        <w:r w:rsidR="005A14BF" w:rsidRPr="00FE5058">
          <w:rPr>
            <w:rFonts w:hAnsi="宋体" w:cs="宋体" w:hint="eastAsia"/>
          </w:rPr>
          <w:delText>historical observations</w:delText>
        </w:r>
        <w:r w:rsidR="005A14BF" w:rsidRPr="00FE5058">
          <w:rPr>
            <w:rFonts w:hAnsi="宋体" w:cs="宋体" w:hint="eastAsia"/>
          </w:rPr>
          <w:delText xml:space="preserve"> of </w:delText>
        </w:r>
      </w:del>
      <w:r w:rsidRPr="009C74B6">
        <w:rPr>
          <w:rFonts w:hAnsi="宋体" w:cs="宋体"/>
        </w:rPr>
        <w:t xml:space="preserve">the SINR </w:t>
      </w:r>
      <w:del w:id="1265" w:author="作者" w:date="2026-08-27T09:50:00Z">
        <w:r w:rsidR="005A14BF" w:rsidRPr="00FE5058">
          <w:rPr>
            <w:rFonts w:hAnsi="宋体" w:cs="宋体" w:hint="eastAsia"/>
          </w:rPr>
          <w:delText>dimension</w:delText>
        </w:r>
      </w:del>
      <w:ins w:id="1266" w:author="作者" w:date="2026-08-27T09:50:00Z">
        <w:r w:rsidRPr="009C74B6">
          <w:rPr>
            <w:rFonts w:hAnsi="宋体" w:cs="宋体"/>
          </w:rPr>
          <w:t>history</w:t>
        </w:r>
      </w:ins>
      <w:r w:rsidRPr="009C74B6">
        <w:rPr>
          <w:rFonts w:hAnsi="宋体" w:cs="宋体"/>
        </w:rPr>
        <w:t xml:space="preserve"> in Equation~\eqref{eq:state}, and $v$ is the mobility input </w:t>
      </w:r>
      <w:del w:id="1267" w:author="作者" w:date="2026-08-27T09:50:00Z">
        <w:r w:rsidR="005A14BF" w:rsidRPr="00FE5058">
          <w:rPr>
            <w:rFonts w:hAnsi="宋体" w:cs="宋体" w:hint="eastAsia"/>
          </w:rPr>
          <w:delText xml:space="preserve">already </w:delText>
        </w:r>
      </w:del>
      <w:r w:rsidRPr="009C74B6">
        <w:rPr>
          <w:rFonts w:hAnsi="宋体" w:cs="宋体"/>
        </w:rPr>
        <w:t xml:space="preserve">used </w:t>
      </w:r>
      <w:del w:id="1268" w:author="作者" w:date="2026-08-27T09:50:00Z">
        <w:r w:rsidR="005A14BF" w:rsidRPr="00FE5058">
          <w:rPr>
            <w:rFonts w:hAnsi="宋体" w:cs="宋体" w:hint="eastAsia"/>
          </w:rPr>
          <w:delText>to generate</w:delText>
        </w:r>
      </w:del>
      <w:ins w:id="1269" w:author="作者" w:date="2026-08-27T09:50:00Z">
        <w:r w:rsidRPr="009C74B6">
          <w:rPr>
            <w:rFonts w:hAnsi="宋体" w:cs="宋体"/>
          </w:rPr>
          <w:t>for</w:t>
        </w:r>
      </w:ins>
      <w:r w:rsidRPr="009C74B6">
        <w:rPr>
          <w:rFonts w:hAnsi="宋体" w:cs="宋体"/>
        </w:rPr>
        <w:t xml:space="preserve"> dynamic </w:t>
      </w:r>
      <w:del w:id="1270" w:author="作者" w:date="2026-08-27T09:50:00Z">
        <w:r w:rsidR="005A14BF" w:rsidRPr="00FE5058">
          <w:rPr>
            <w:rFonts w:hAnsi="宋体" w:cs="宋体" w:hint="eastAsia"/>
          </w:rPr>
          <w:delText>weights</w:delText>
        </w:r>
      </w:del>
      <w:ins w:id="1271" w:author="作者" w:date="2026-08-27T09:50:00Z">
        <w:r w:rsidRPr="009C74B6">
          <w:rPr>
            <w:rFonts w:hAnsi="宋体" w:cs="宋体"/>
          </w:rPr>
          <w:t>weighting</w:t>
        </w:r>
      </w:ins>
      <w:r w:rsidRPr="009C74B6">
        <w:rPr>
          <w:rFonts w:hAnsi="宋体" w:cs="宋体"/>
        </w:rPr>
        <w:t xml:space="preserve"> in Section~2.2. ADH </w:t>
      </w:r>
      <w:del w:id="1272" w:author="作者" w:date="2026-08-27T09:50:00Z">
        <w:r w:rsidR="005A14BF" w:rsidRPr="00FE5058">
          <w:rPr>
            <w:rFonts w:hAnsi="宋体" w:cs="宋体" w:hint="eastAsia"/>
          </w:rPr>
          <w:delText>therefore</w:delText>
        </w:r>
      </w:del>
      <w:ins w:id="1273" w:author="作者" w:date="2026-08-27T09:50:00Z">
        <w:r w:rsidRPr="009C74B6">
          <w:rPr>
            <w:rFonts w:hAnsi="宋体" w:cs="宋体"/>
          </w:rPr>
          <w:t>thus</w:t>
        </w:r>
      </w:ins>
      <w:r w:rsidRPr="009C74B6">
        <w:rPr>
          <w:rFonts w:hAnsi="宋体" w:cs="宋体"/>
        </w:rPr>
        <w:t xml:space="preserve"> reuses available states and </w:t>
      </w:r>
      <w:del w:id="1274" w:author="作者" w:date="2026-08-27T09:50:00Z">
        <w:r w:rsidR="005A14BF" w:rsidRPr="00FE5058">
          <w:rPr>
            <w:rFonts w:hAnsi="宋体" w:cs="宋体" w:hint="eastAsia"/>
          </w:rPr>
          <w:delText>changes</w:delText>
        </w:r>
      </w:del>
      <w:ins w:id="1275" w:author="作者" w:date="2026-08-27T09:50:00Z">
        <w:r w:rsidRPr="009C74B6">
          <w:rPr>
            <w:rFonts w:hAnsi="宋体" w:cs="宋体"/>
          </w:rPr>
          <w:t>adapts</w:t>
        </w:r>
      </w:ins>
      <w:r w:rsidRPr="009C74B6">
        <w:rPr>
          <w:rFonts w:hAnsi="宋体" w:cs="宋体"/>
        </w:rPr>
        <w:t xml:space="preserve"> only the threshold and confirmation </w:t>
      </w:r>
      <w:del w:id="1276" w:author="作者" w:date="2026-08-27T09:50:00Z">
        <w:r w:rsidR="005A14BF" w:rsidRPr="00FE5058">
          <w:rPr>
            <w:rFonts w:hAnsi="宋体" w:cs="宋体" w:hint="eastAsia"/>
          </w:rPr>
          <w:delText>length</w:delText>
        </w:r>
      </w:del>
      <w:ins w:id="1277" w:author="作者" w:date="2026-08-27T09:50:00Z">
        <w:r w:rsidRPr="009C74B6">
          <w:rPr>
            <w:rFonts w:hAnsi="宋体" w:cs="宋体"/>
          </w:rPr>
          <w:t>window</w:t>
        </w:r>
      </w:ins>
      <w:r w:rsidRPr="009C74B6">
        <w:rPr>
          <w:rFonts w:hAnsi="宋体" w:cs="宋体"/>
        </w:rPr>
        <w:t xml:space="preserve"> of </w:t>
      </w:r>
      <w:ins w:id="1278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final hysteresis decision</w:t>
      </w:r>
      <w:del w:id="1279" w:author="作者" w:date="2026-08-27T09:50:00Z">
        <w:r w:rsidR="005A14BF" w:rsidRPr="00FE5058">
          <w:rPr>
            <w:rFonts w:hAnsi="宋体" w:cs="宋体" w:hint="eastAsia"/>
          </w:rPr>
          <w:delText xml:space="preserve"> making</w:delText>
        </w:r>
      </w:del>
      <w:r w:rsidRPr="009C74B6">
        <w:rPr>
          <w:rFonts w:hAnsi="宋体" w:cs="宋体"/>
        </w:rPr>
        <w:t>. The adaptive threshold and window are</w:t>
      </w:r>
      <w:ins w:id="1280" w:author="作者" w:date="2026-08-27T09:50:00Z">
        <w:r w:rsidRPr="009C74B6">
          <w:rPr>
            <w:rFonts w:hAnsi="宋体" w:cs="宋体"/>
          </w:rPr>
          <w:t>:</w:t>
        </w:r>
      </w:ins>
    </w:p>
    <w:p w14:paraId="6DCA09F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\begin{align}</w:t>
      </w:r>
    </w:p>
    <w:p w14:paraId="7AED0E0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\Delta_{\mathrm{th}} &amp;= 0.03+0.05\left(\frac{\sigma}{10}\right),\quad \sigma\in[0,10], \label{eq:adh1}\\</w:t>
      </w:r>
    </w:p>
    <w:p w14:paraId="7340703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T_h &amp;= \max\left(2,\left\lfloor4-\frac{2v}{30}\right\rfloor\right),\quad v\in[0,30]~\mathrm{m/s}. \label{eq:adh2}</w:t>
      </w:r>
    </w:p>
    <w:p w14:paraId="0A1E056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\end{align}</w:t>
      </w:r>
    </w:p>
    <w:p w14:paraId="3CC26ABB" w14:textId="62BADFFF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Equation~\eqref{eq:adh1} </w:t>
      </w:r>
      <w:del w:id="1281" w:author="作者" w:date="2026-08-27T09:50:00Z">
        <w:r w:rsidR="005A14BF" w:rsidRPr="00FE5058">
          <w:rPr>
            <w:rFonts w:hAnsi="宋体" w:cs="宋体" w:hint="eastAsia"/>
          </w:rPr>
          <w:delText>gives</w:delText>
        </w:r>
      </w:del>
      <w:ins w:id="1282" w:author="作者" w:date="2026-08-27T09:50:00Z">
        <w:r w:rsidRPr="009C74B6">
          <w:rPr>
            <w:rFonts w:hAnsi="宋体" w:cs="宋体"/>
          </w:rPr>
          <w:t>sets</w:t>
        </w:r>
      </w:ins>
      <w:r w:rsidRPr="009C74B6">
        <w:rPr>
          <w:rFonts w:hAnsi="宋体" w:cs="宋体"/>
        </w:rPr>
        <w:t xml:space="preserve"> a base threshold of 0.03 under stable channels ($\sigma\approx0$), below the </w:t>
      </w:r>
      <w:del w:id="1283" w:author="作者" w:date="2026-08-27T09:50:00Z">
        <w:r w:rsidR="005A14BF" w:rsidRPr="00FE5058">
          <w:rPr>
            <w:rFonts w:hAnsi="宋体" w:cs="宋体" w:hint="eastAsia"/>
          </w:rPr>
          <w:delText xml:space="preserve">original </w:delText>
        </w:r>
      </w:del>
      <w:r w:rsidRPr="009C74B6">
        <w:rPr>
          <w:rFonts w:hAnsi="宋体" w:cs="宋体"/>
        </w:rPr>
        <w:t xml:space="preserve">fixed value </w:t>
      </w:r>
      <w:ins w:id="1284" w:author="作者" w:date="2026-08-27T09:50:00Z">
        <w:r w:rsidRPr="009C74B6">
          <w:rPr>
            <w:rFonts w:hAnsi="宋体" w:cs="宋体"/>
          </w:rPr>
          <w:t xml:space="preserve">of </w:t>
        </w:r>
      </w:ins>
      <w:r w:rsidRPr="009C74B6">
        <w:rPr>
          <w:rFonts w:hAnsi="宋体" w:cs="宋体"/>
        </w:rPr>
        <w:t xml:space="preserve">0.05 and </w:t>
      </w:r>
      <w:del w:id="1285" w:author="作者" w:date="2026-08-27T09:50:00Z">
        <w:r w:rsidR="005A14BF" w:rsidRPr="00FE5058">
          <w:rPr>
            <w:rFonts w:hAnsi="宋体" w:cs="宋体" w:hint="eastAsia"/>
          </w:rPr>
          <w:delText>leaving room to respond quickly</w:delText>
        </w:r>
      </w:del>
      <w:ins w:id="1286" w:author="作者" w:date="2026-08-27T09:50:00Z">
        <w:r w:rsidRPr="009C74B6">
          <w:rPr>
            <w:rFonts w:hAnsi="宋体" w:cs="宋体"/>
          </w:rPr>
          <w:t>allowing faster response</w:t>
        </w:r>
      </w:ins>
      <w:r w:rsidRPr="009C74B6">
        <w:rPr>
          <w:rFonts w:hAnsi="宋体" w:cs="宋体"/>
        </w:rPr>
        <w:t xml:space="preserve"> to sustained degradation. Under severe variation ($\sigma\approx10$), it increases linearly to 0.08</w:t>
      </w:r>
      <w:del w:id="1287" w:author="作者" w:date="2026-08-27T09:50:00Z">
        <w:r w:rsidR="005A14BF" w:rsidRPr="00FE5058">
          <w:rPr>
            <w:rFonts w:hAnsi="宋体" w:cs="宋体" w:hint="eastAsia"/>
          </w:rPr>
          <w:delText xml:space="preserve"> and raises</w:delText>
        </w:r>
      </w:del>
      <w:ins w:id="1288" w:author="作者" w:date="2026-08-27T09:50:00Z">
        <w:r w:rsidRPr="009C74B6">
          <w:rPr>
            <w:rFonts w:hAnsi="宋体" w:cs="宋体"/>
          </w:rPr>
          <w:t>, strengthening</w:t>
        </w:r>
      </w:ins>
      <w:r w:rsidRPr="009C74B6">
        <w:rPr>
          <w:rFonts w:hAnsi="宋体" w:cs="宋体"/>
        </w:rPr>
        <w:t xml:space="preserve"> the handover barrier. Equation~\eqref{eq:adh2} </w:t>
      </w:r>
      <w:del w:id="1289" w:author="作者" w:date="2026-08-27T09:50:00Z">
        <w:r w:rsidR="005A14BF" w:rsidRPr="00FE5058">
          <w:rPr>
            <w:rFonts w:hAnsi="宋体" w:cs="宋体" w:hint="eastAsia"/>
          </w:rPr>
          <w:delText>gives</w:delText>
        </w:r>
      </w:del>
      <w:ins w:id="1290" w:author="作者" w:date="2026-08-27T09:50:00Z">
        <w:r w:rsidRPr="009C74B6">
          <w:rPr>
            <w:rFonts w:hAnsi="宋体" w:cs="宋体"/>
          </w:rPr>
          <w:t>sets</w:t>
        </w:r>
      </w:ins>
      <w:r w:rsidRPr="009C74B6">
        <w:rPr>
          <w:rFonts w:hAnsi="宋体" w:cs="宋体"/>
        </w:rPr>
        <w:t xml:space="preserve"> </w:t>
      </w:r>
      <w:r w:rsidRPr="009C74B6">
        <w:rPr>
          <w:rFonts w:hAnsi="宋体" w:cs="宋体"/>
        </w:rPr>
        <w:lastRenderedPageBreak/>
        <w:t xml:space="preserve">a window of 4 at low speed ($v\approx5~\mathrm{m/s}$) for </w:t>
      </w:r>
      <w:del w:id="1291" w:author="作者" w:date="2026-08-27T09:50:00Z">
        <w:r w:rsidR="005A14BF" w:rsidRPr="00FE5058">
          <w:rPr>
            <w:rFonts w:hAnsi="宋体" w:cs="宋体" w:hint="eastAsia"/>
          </w:rPr>
          <w:delText>adequate</w:delText>
        </w:r>
      </w:del>
      <w:ins w:id="1292" w:author="作者" w:date="2026-08-27T09:50:00Z">
        <w:r w:rsidRPr="009C74B6">
          <w:rPr>
            <w:rFonts w:hAnsi="宋体" w:cs="宋体"/>
          </w:rPr>
          <w:t>sufficient</w:t>
        </w:r>
      </w:ins>
      <w:r w:rsidRPr="009C74B6">
        <w:rPr>
          <w:rFonts w:hAnsi="宋体" w:cs="宋体"/>
        </w:rPr>
        <w:t xml:space="preserve"> confirmation and </w:t>
      </w:r>
      <w:del w:id="1293" w:author="作者" w:date="2026-08-27T09:50:00Z">
        <w:r w:rsidR="005A14BF" w:rsidRPr="00FE5058">
          <w:rPr>
            <w:rFonts w:hAnsi="宋体" w:cs="宋体" w:hint="eastAsia"/>
          </w:rPr>
          <w:delText>shortens</w:delText>
        </w:r>
      </w:del>
      <w:ins w:id="1294" w:author="作者" w:date="2026-08-27T09:50:00Z">
        <w:r w:rsidRPr="009C74B6">
          <w:rPr>
            <w:rFonts w:hAnsi="宋体" w:cs="宋体"/>
          </w:rPr>
          <w:t>decreases</w:t>
        </w:r>
      </w:ins>
      <w:r w:rsidRPr="009C74B6">
        <w:rPr>
          <w:rFonts w:hAnsi="宋体" w:cs="宋体"/>
        </w:rPr>
        <w:t xml:space="preserve"> it to a minimum of 2 as speed increases</w:t>
      </w:r>
      <w:del w:id="1295" w:author="作者" w:date="2026-08-27T09:50:00Z">
        <w:r w:rsidR="005A14BF" w:rsidRPr="00FE5058">
          <w:rPr>
            <w:rFonts w:hAnsi="宋体" w:cs="宋体" w:hint="eastAsia"/>
          </w:rPr>
          <w:delText xml:space="preserve"> so t</w:delText>
        </w:r>
        <w:r w:rsidR="005A14BF" w:rsidRPr="00FE5058">
          <w:rPr>
            <w:rFonts w:hAnsi="宋体" w:cs="宋体" w:hint="eastAsia"/>
          </w:rPr>
          <w:delText>hat a high-speed UAV can hand over promptly</w:delText>
        </w:r>
      </w:del>
      <w:ins w:id="1296" w:author="作者" w:date="2026-08-27T09:50:00Z">
        <w:r w:rsidRPr="009C74B6">
          <w:rPr>
            <w:rFonts w:hAnsi="宋体" w:cs="宋体"/>
          </w:rPr>
          <w:t>, enabling timely handover</w:t>
        </w:r>
      </w:ins>
      <w:r w:rsidRPr="009C74B6">
        <w:rPr>
          <w:rFonts w:hAnsi="宋体" w:cs="宋体"/>
        </w:rPr>
        <w:t xml:space="preserve"> near </w:t>
      </w:r>
      <w:del w:id="1297" w:author="作者" w:date="2026-08-27T09:50:00Z">
        <w:r w:rsidR="005A14BF" w:rsidRPr="00FE5058">
          <w:rPr>
            <w:rFonts w:hAnsi="宋体" w:cs="宋体" w:hint="eastAsia"/>
          </w:rPr>
          <w:delText xml:space="preserve">a </w:delText>
        </w:r>
      </w:del>
      <w:r w:rsidRPr="009C74B6">
        <w:rPr>
          <w:rFonts w:hAnsi="宋体" w:cs="宋体"/>
        </w:rPr>
        <w:t xml:space="preserve">coverage </w:t>
      </w:r>
      <w:del w:id="1298" w:author="作者" w:date="2026-08-27T09:50:00Z">
        <w:r w:rsidR="005A14BF" w:rsidRPr="00FE5058">
          <w:rPr>
            <w:rFonts w:hAnsi="宋体" w:cs="宋体" w:hint="eastAsia"/>
          </w:rPr>
          <w:delText>boundary. The ranges</w:delText>
        </w:r>
      </w:del>
      <w:ins w:id="1299" w:author="作者" w:date="2026-08-27T09:50:00Z">
        <w:r w:rsidRPr="009C74B6">
          <w:rPr>
            <w:rFonts w:hAnsi="宋体" w:cs="宋体"/>
          </w:rPr>
          <w:t>boundaries. Therefore,</w:t>
        </w:r>
      </w:ins>
      <w:r w:rsidRPr="009C74B6">
        <w:rPr>
          <w:rFonts w:hAnsi="宋体" w:cs="宋体"/>
        </w:rPr>
        <w:t xml:space="preserve"> $\Delta_{\mathrm{th}}\in[0.03,0.08]$ and $T_h\in[2,4]$ retain </w:t>
      </w:r>
      <w:del w:id="1300" w:author="作者" w:date="2026-08-27T09:50:00Z">
        <w:r w:rsidR="005A14BF" w:rsidRPr="00FE5058">
          <w:rPr>
            <w:rFonts w:hAnsi="宋体" w:cs="宋体" w:hint="eastAsia"/>
          </w:rPr>
          <w:delText xml:space="preserve">basic </w:delText>
        </w:r>
      </w:del>
      <w:r w:rsidRPr="009C74B6">
        <w:rPr>
          <w:rFonts w:hAnsi="宋体" w:cs="宋体"/>
        </w:rPr>
        <w:t xml:space="preserve">anti-chattering capability </w:t>
      </w:r>
      <w:del w:id="1301" w:author="作者" w:date="2026-08-27T09:50:00Z">
        <w:r w:rsidR="005A14BF" w:rsidRPr="00FE5058">
          <w:rPr>
            <w:rFonts w:hAnsi="宋体" w:cs="宋体" w:hint="eastAsia"/>
          </w:rPr>
          <w:delText>in</w:delText>
        </w:r>
      </w:del>
      <w:ins w:id="1302" w:author="作者" w:date="2026-08-27T09:50:00Z">
        <w:r w:rsidRPr="009C74B6">
          <w:rPr>
            <w:rFonts w:hAnsi="宋体" w:cs="宋体"/>
          </w:rPr>
          <w:t>under</w:t>
        </w:r>
      </w:ins>
      <w:r w:rsidRPr="009C74B6">
        <w:rPr>
          <w:rFonts w:hAnsi="宋体" w:cs="宋体"/>
        </w:rPr>
        <w:t xml:space="preserve"> extreme conditions. At $30~\mathrm{m/s}$, </w:t>
      </w:r>
      <w:del w:id="1303" w:author="作者" w:date="2026-08-27T09:50:00Z">
        <w:r w:rsidR="005A14BF" w:rsidRPr="00FE5058">
          <w:rPr>
            <w:rFonts w:hAnsi="宋体" w:cs="宋体" w:hint="eastAsia"/>
          </w:rPr>
          <w:delText>a</w:delText>
        </w:r>
      </w:del>
      <w:ins w:id="1304" w:author="作者" w:date="2026-08-27T09:50:00Z">
        <w:r w:rsidRPr="009C74B6">
          <w:rPr>
            <w:rFonts w:hAnsi="宋体" w:cs="宋体"/>
          </w:rPr>
          <w:t>the</w:t>
        </w:r>
      </w:ins>
      <w:r w:rsidRPr="009C74B6">
        <w:rPr>
          <w:rFonts w:hAnsi="宋体" w:cs="宋体"/>
        </w:rPr>
        <w:t xml:space="preserve"> UAV </w:t>
      </w:r>
      <w:del w:id="1305" w:author="作者" w:date="2026-08-27T09:50:00Z">
        <w:r w:rsidR="005A14BF" w:rsidRPr="00FE5058">
          <w:rPr>
            <w:rFonts w:hAnsi="宋体" w:cs="宋体" w:hint="eastAsia"/>
          </w:rPr>
          <w:delText>moves</w:delText>
        </w:r>
      </w:del>
      <w:ins w:id="1306" w:author="作者" w:date="2026-08-27T09:50:00Z">
        <w:r w:rsidRPr="009C74B6">
          <w:rPr>
            <w:rFonts w:hAnsi="宋体" w:cs="宋体"/>
          </w:rPr>
          <w:t>travels</w:t>
        </w:r>
      </w:ins>
      <w:r w:rsidRPr="009C74B6">
        <w:rPr>
          <w:rFonts w:hAnsi="宋体" w:cs="宋体"/>
        </w:rPr>
        <w:t xml:space="preserve"> $3~\mathrm{m}$ in </w:t>
      </w:r>
      <w:del w:id="1307" w:author="作者" w:date="2026-08-27T09:50:00Z">
        <w:r w:rsidR="005A14BF" w:rsidRPr="00FE5058">
          <w:rPr>
            <w:rFonts w:hAnsi="宋体" w:cs="宋体" w:hint="eastAsia"/>
          </w:rPr>
          <w:delText>one</w:delText>
        </w:r>
      </w:del>
      <w:ins w:id="1308" w:author="作者" w:date="2026-08-27T09:50:00Z">
        <w:r w:rsidRPr="009C74B6">
          <w:rPr>
            <w:rFonts w:hAnsi="宋体" w:cs="宋体"/>
          </w:rPr>
          <w:t>a</w:t>
        </w:r>
      </w:ins>
      <w:r w:rsidRPr="009C74B6">
        <w:rPr>
          <w:rFonts w:hAnsi="宋体" w:cs="宋体"/>
        </w:rPr>
        <w:t xml:space="preserve"> $0.1~\mathrm{s}$ period; </w:t>
      </w:r>
      <w:del w:id="1309" w:author="作者" w:date="2026-08-27T09:50:00Z">
        <w:r w:rsidR="005A14BF" w:rsidRPr="00FE5058">
          <w:rPr>
            <w:rFonts w:hAnsi="宋体" w:cs="宋体" w:hint="eastAsia"/>
          </w:rPr>
          <w:delText xml:space="preserve">retaining </w:delText>
        </w:r>
      </w:del>
      <w:r w:rsidRPr="009C74B6">
        <w:rPr>
          <w:rFonts w:hAnsi="宋体" w:cs="宋体"/>
        </w:rPr>
        <w:t xml:space="preserve">$T_h=4$ </w:t>
      </w:r>
      <w:del w:id="1310" w:author="作者" w:date="2026-08-27T09:50:00Z">
        <w:r w:rsidR="005A14BF" w:rsidRPr="00FE5058">
          <w:rPr>
            <w:rFonts w:hAnsi="宋体" w:cs="宋体" w:hint="eastAsia"/>
          </w:rPr>
          <w:delText>would yield a</w:delText>
        </w:r>
      </w:del>
      <w:ins w:id="1311" w:author="作者" w:date="2026-08-27T09:50:00Z">
        <w:r w:rsidRPr="009C74B6">
          <w:rPr>
            <w:rFonts w:hAnsi="宋体" w:cs="宋体"/>
          </w:rPr>
          <w:t>therefore permits</w:t>
        </w:r>
      </w:ins>
      <w:r w:rsidRPr="009C74B6">
        <w:rPr>
          <w:rFonts w:hAnsi="宋体" w:cs="宋体"/>
        </w:rPr>
        <w:t xml:space="preserve"> $12~\mathrm{m}$ </w:t>
      </w:r>
      <w:del w:id="1312" w:author="作者" w:date="2026-08-27T09:50:00Z">
        <w:r w:rsidR="005A14BF" w:rsidRPr="00FE5058">
          <w:rPr>
            <w:rFonts w:hAnsi="宋体" w:cs="宋体" w:hint="eastAsia"/>
          </w:rPr>
          <w:delText>displacement during confirmation. Such a displacement can take</w:delText>
        </w:r>
      </w:del>
      <w:ins w:id="1313" w:author="作者" w:date="2026-08-27T09:50:00Z">
        <w:r w:rsidRPr="009C74B6">
          <w:rPr>
            <w:rFonts w:hAnsi="宋体" w:cs="宋体"/>
          </w:rPr>
          <w:t>of movement, potentially shifting</w:t>
        </w:r>
      </w:ins>
      <w:r w:rsidRPr="009C74B6">
        <w:rPr>
          <w:rFonts w:hAnsi="宋体" w:cs="宋体"/>
        </w:rPr>
        <w:t xml:space="preserve"> the UAV from </w:t>
      </w:r>
      <w:del w:id="1314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ins w:id="1315" w:author="作者" w:date="2026-08-27T09:50:00Z">
        <w:r w:rsidRPr="009C74B6">
          <w:rPr>
            <w:rFonts w:hAnsi="宋体" w:cs="宋体"/>
          </w:rPr>
          <w:t>Wi-Fi-</w:t>
        </w:r>
      </w:ins>
      <w:r w:rsidRPr="009C74B6">
        <w:rPr>
          <w:rFonts w:hAnsi="宋体" w:cs="宋体"/>
        </w:rPr>
        <w:t xml:space="preserve">center </w:t>
      </w:r>
      <w:del w:id="1316" w:author="作者" w:date="2026-08-27T09:50:00Z">
        <w:r w:rsidR="005A14BF" w:rsidRPr="00FE5058">
          <w:rPr>
            <w:rFonts w:hAnsi="宋体" w:cs="宋体" w:hint="eastAsia"/>
          </w:rPr>
          <w:delText>of WiFi</w:delText>
        </w:r>
      </w:del>
      <w:ins w:id="1317" w:author="作者" w:date="2026-08-27T09:50:00Z">
        <w:r w:rsidRPr="009C74B6">
          <w:rPr>
            <w:rFonts w:hAnsi="宋体" w:cs="宋体"/>
          </w:rPr>
          <w:t>to edge</w:t>
        </w:r>
      </w:ins>
      <w:r w:rsidRPr="009C74B6">
        <w:rPr>
          <w:rFonts w:hAnsi="宋体" w:cs="宋体"/>
        </w:rPr>
        <w:t xml:space="preserve"> coverage </w:t>
      </w:r>
      <w:del w:id="1318" w:author="作者" w:date="2026-08-27T09:50:00Z">
        <w:r w:rsidR="005A14BF" w:rsidRPr="00FE5058">
          <w:rPr>
            <w:rFonts w:hAnsi="宋体" w:cs="宋体" w:hint="eastAsia"/>
          </w:rPr>
          <w:delText>to its edge, so the initial decision can be obsolete when</w:delText>
        </w:r>
      </w:del>
      <w:ins w:id="1319" w:author="作者" w:date="2026-08-27T09:50:00Z">
        <w:r w:rsidRPr="009C74B6">
          <w:rPr>
            <w:rFonts w:hAnsi="宋体" w:cs="宋体"/>
          </w:rPr>
          <w:t>before</w:t>
        </w:r>
      </w:ins>
      <w:r w:rsidRPr="009C74B6">
        <w:rPr>
          <w:rFonts w:hAnsi="宋体" w:cs="宋体"/>
        </w:rPr>
        <w:t xml:space="preserve"> confirmation</w:t>
      </w:r>
      <w:del w:id="1320" w:author="作者" w:date="2026-08-27T09:50:00Z">
        <w:r w:rsidR="005A14BF" w:rsidRPr="00FE5058">
          <w:rPr>
            <w:rFonts w:hAnsi="宋体" w:cs="宋体" w:hint="eastAsia"/>
          </w:rPr>
          <w:delText xml:space="preserve"> completes</w:delText>
        </w:r>
        <w:r w:rsidR="005A14BF" w:rsidRPr="00FE5058">
          <w:rPr>
            <w:rFonts w:hAnsi="宋体" w:cs="宋体" w:hint="eastAsia"/>
          </w:rPr>
          <w:delText>. In contrast,</w:delText>
        </w:r>
      </w:del>
      <w:ins w:id="1321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$T_h=2$ </w:t>
      </w:r>
      <w:del w:id="1322" w:author="作者" w:date="2026-08-27T09:50:00Z">
        <w:r w:rsidR="005A14BF" w:rsidRPr="00FE5058">
          <w:rPr>
            <w:rFonts w:hAnsi="宋体" w:cs="宋体" w:hint="eastAsia"/>
          </w:rPr>
          <w:delText xml:space="preserve">yields </w:delText>
        </w:r>
      </w:del>
      <w:ins w:id="1323" w:author="作者" w:date="2026-08-27T09:50:00Z">
        <w:r w:rsidRPr="009C74B6">
          <w:rPr>
            <w:rFonts w:hAnsi="宋体" w:cs="宋体"/>
          </w:rPr>
          <w:t xml:space="preserve">limits this to </w:t>
        </w:r>
      </w:ins>
      <w:r w:rsidRPr="009C74B6">
        <w:rPr>
          <w:rFonts w:hAnsi="宋体" w:cs="宋体"/>
        </w:rPr>
        <w:t xml:space="preserve">$6~\mathrm{m}$ and </w:t>
      </w:r>
      <w:del w:id="1324" w:author="作者" w:date="2026-08-27T09:50:00Z">
        <w:r w:rsidR="005A14BF" w:rsidRPr="00FE5058">
          <w:rPr>
            <w:rFonts w:hAnsi="宋体" w:cs="宋体" w:hint="eastAsia"/>
          </w:rPr>
          <w:delText xml:space="preserve">can </w:delText>
        </w:r>
      </w:del>
      <w:r w:rsidRPr="009C74B6">
        <w:rPr>
          <w:rFonts w:hAnsi="宋体" w:cs="宋体"/>
        </w:rPr>
        <w:t xml:space="preserve">better </w:t>
      </w:r>
      <w:del w:id="1325" w:author="作者" w:date="2026-08-27T09:50:00Z">
        <w:r w:rsidR="005A14BF" w:rsidRPr="00FE5058">
          <w:rPr>
            <w:rFonts w:hAnsi="宋体" w:cs="宋体" w:hint="eastAsia"/>
          </w:rPr>
          <w:delText>capture a necessary</w:delText>
        </w:r>
      </w:del>
      <w:ins w:id="1326" w:author="作者" w:date="2026-08-27T09:50:00Z">
        <w:r w:rsidRPr="009C74B6">
          <w:rPr>
            <w:rFonts w:hAnsi="宋体" w:cs="宋体"/>
          </w:rPr>
          <w:t>supports boundary</w:t>
        </w:r>
      </w:ins>
      <w:r w:rsidRPr="009C74B6">
        <w:rPr>
          <w:rFonts w:hAnsi="宋体" w:cs="宋体"/>
        </w:rPr>
        <w:t xml:space="preserve"> handover</w:t>
      </w:r>
      <w:del w:id="1327" w:author="作者" w:date="2026-08-27T09:50:00Z">
        <w:r w:rsidR="005A14BF" w:rsidRPr="00FE5058">
          <w:rPr>
            <w:rFonts w:hAnsi="宋体" w:cs="宋体" w:hint="eastAsia"/>
          </w:rPr>
          <w:delText xml:space="preserve"> near a boundary. Conversely, at</w:delText>
        </w:r>
      </w:del>
      <w:ins w:id="1328" w:author="作者" w:date="2026-08-27T09:50:00Z">
        <w:r w:rsidRPr="009C74B6">
          <w:rPr>
            <w:rFonts w:hAnsi="宋体" w:cs="宋体"/>
          </w:rPr>
          <w:t>. At</w:t>
        </w:r>
      </w:ins>
      <w:r w:rsidRPr="009C74B6">
        <w:rPr>
          <w:rFonts w:hAnsi="宋体" w:cs="宋体"/>
        </w:rPr>
        <w:t xml:space="preserve"> $5~\mathrm{m/s}$, </w:t>
      </w:r>
      <w:del w:id="1329" w:author="作者" w:date="2026-08-27T09:50:00Z">
        <w:r w:rsidR="005A14BF" w:rsidRPr="00FE5058">
          <w:rPr>
            <w:rFonts w:hAnsi="宋体" w:cs="宋体" w:hint="eastAsia"/>
          </w:rPr>
          <w:delText xml:space="preserve">the displacement over </w:delText>
        </w:r>
      </w:del>
      <w:r w:rsidRPr="009C74B6">
        <w:rPr>
          <w:rFonts w:hAnsi="宋体" w:cs="宋体"/>
        </w:rPr>
        <w:t xml:space="preserve">$T_h=4$ </w:t>
      </w:r>
      <w:del w:id="1330" w:author="作者" w:date="2026-08-27T09:50:00Z">
        <w:r w:rsidR="005A14BF" w:rsidRPr="00FE5058">
          <w:rPr>
            <w:rFonts w:hAnsi="宋体" w:cs="宋体" w:hint="eastAsia"/>
          </w:rPr>
          <w:delText xml:space="preserve">is </w:delText>
        </w:r>
      </w:del>
      <w:ins w:id="1331" w:author="作者" w:date="2026-08-27T09:50:00Z">
        <w:r w:rsidRPr="009C74B6">
          <w:rPr>
            <w:rFonts w:hAnsi="宋体" w:cs="宋体"/>
          </w:rPr>
          <w:t xml:space="preserve">corresponds to </w:t>
        </w:r>
      </w:ins>
      <w:r w:rsidRPr="009C74B6">
        <w:rPr>
          <w:rFonts w:hAnsi="宋体" w:cs="宋体"/>
        </w:rPr>
        <w:t xml:space="preserve">only $2~\mathrm{m}$, </w:t>
      </w:r>
      <w:del w:id="1332" w:author="作者" w:date="2026-08-27T09:50:00Z">
        <w:r w:rsidR="005A14BF" w:rsidRPr="00FE5058">
          <w:rPr>
            <w:rFonts w:hAnsi="宋体" w:cs="宋体" w:hint="eastAsia"/>
          </w:rPr>
          <w:delText>so a</w:delText>
        </w:r>
      </w:del>
      <w:ins w:id="1333" w:author="作者" w:date="2026-08-27T09:50:00Z">
        <w:r w:rsidRPr="009C74B6">
          <w:rPr>
            <w:rFonts w:hAnsi="宋体" w:cs="宋体"/>
          </w:rPr>
          <w:t>allowing</w:t>
        </w:r>
      </w:ins>
      <w:r w:rsidRPr="009C74B6">
        <w:rPr>
          <w:rFonts w:hAnsi="宋体" w:cs="宋体"/>
        </w:rPr>
        <w:t xml:space="preserve"> longer </w:t>
      </w:r>
      <w:del w:id="1334" w:author="作者" w:date="2026-08-27T09:50:00Z">
        <w:r w:rsidR="005A14BF" w:rsidRPr="00FE5058">
          <w:rPr>
            <w:rFonts w:hAnsi="宋体" w:cs="宋体" w:hint="eastAsia"/>
          </w:rPr>
          <w:delText>window filters incidental variation without substan</w:delText>
        </w:r>
        <w:r w:rsidR="005A14BF" w:rsidRPr="00FE5058">
          <w:rPr>
            <w:rFonts w:hAnsi="宋体" w:cs="宋体" w:hint="eastAsia"/>
          </w:rPr>
          <w:delText>tial</w:delText>
        </w:r>
      </w:del>
      <w:ins w:id="1335" w:author="作者" w:date="2026-08-27T09:50:00Z">
        <w:r w:rsidRPr="009C74B6">
          <w:rPr>
            <w:rFonts w:hAnsi="宋体" w:cs="宋体"/>
          </w:rPr>
          <w:t>confirmation to filter transient variations with limited</w:t>
        </w:r>
      </w:ins>
      <w:r w:rsidRPr="009C74B6">
        <w:rPr>
          <w:rFonts w:hAnsi="宋体" w:cs="宋体"/>
        </w:rPr>
        <w:t xml:space="preserve"> obsolescence risk. The settings of $\Delta_{\mathrm{th}}$, $T_h$, and the $\sigma$ history length are </w:t>
      </w:r>
      <w:del w:id="1336" w:author="作者" w:date="2026-08-27T09:50:00Z">
        <w:r w:rsidR="005A14BF" w:rsidRPr="00FE5058">
          <w:rPr>
            <w:rFonts w:hAnsi="宋体" w:cs="宋体" w:hint="eastAsia"/>
          </w:rPr>
          <w:delText>justified</w:delText>
        </w:r>
      </w:del>
      <w:ins w:id="1337" w:author="作者" w:date="2026-08-27T09:50:00Z">
        <w:r w:rsidRPr="009C74B6">
          <w:rPr>
            <w:rFonts w:hAnsi="宋体" w:cs="宋体"/>
          </w:rPr>
          <w:t>validated</w:t>
        </w:r>
      </w:ins>
      <w:r w:rsidRPr="009C74B6">
        <w:rPr>
          <w:rFonts w:hAnsi="宋体" w:cs="宋体"/>
        </w:rPr>
        <w:t xml:space="preserve"> experimentally in Section~3.1.</w:t>
      </w:r>
    </w:p>
    <w:p w14:paraId="09855CC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C442344" w14:textId="3630278F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\subsubsection{Risk-</w:t>
      </w:r>
      <w:del w:id="1338" w:author="作者" w:date="2026-08-27T09:50:00Z">
        <w:r w:rsidR="005A14BF" w:rsidRPr="00FE5058">
          <w:rPr>
            <w:rFonts w:hAnsi="宋体" w:cs="宋体" w:hint="eastAsia"/>
          </w:rPr>
          <w:delText>sensitive</w:delText>
        </w:r>
      </w:del>
      <w:ins w:id="1339" w:author="作者" w:date="2026-08-27T09:50:00Z">
        <w:r w:rsidRPr="009C74B6">
          <w:rPr>
            <w:rFonts w:hAnsi="宋体" w:cs="宋体"/>
          </w:rPr>
          <w:t>Sensitive</w:t>
        </w:r>
      </w:ins>
      <w:r w:rsidRPr="009C74B6">
        <w:rPr>
          <w:rFonts w:hAnsi="宋体" w:cs="宋体"/>
        </w:rPr>
        <w:t xml:space="preserve"> TOPSIS}</w:t>
      </w:r>
    </w:p>
    <w:p w14:paraId="3D09C8A9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B63D6E2" w14:textId="03EE4B2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Original TOPSIS ranks candidates by current closeness $C_i$, </w:t>
      </w:r>
      <w:del w:id="1340" w:author="作者" w:date="2026-08-27T09:50:00Z">
        <w:r w:rsidR="005A14BF" w:rsidRPr="00FE5058">
          <w:rPr>
            <w:rFonts w:hAnsi="宋体" w:cs="宋体" w:hint="eastAsia"/>
          </w:rPr>
          <w:delText>the out</w:delText>
        </w:r>
        <w:r w:rsidR="005A14BF" w:rsidRPr="00FE5058">
          <w:rPr>
            <w:rFonts w:hAnsi="宋体" w:cs="宋体" w:hint="eastAsia"/>
          </w:rPr>
          <w:delText xml:space="preserve">put of </w:delText>
        </w:r>
      </w:del>
      <w:ins w:id="1341" w:author="作者" w:date="2026-08-27T09:50:00Z">
        <w:r w:rsidRPr="009C74B6">
          <w:rPr>
            <w:rFonts w:hAnsi="宋体" w:cs="宋体"/>
          </w:rPr>
          <w:t xml:space="preserve">obtained from </w:t>
        </w:r>
      </w:ins>
      <w:r w:rsidRPr="009C74B6">
        <w:rPr>
          <w:rFonts w:hAnsi="宋体" w:cs="宋体"/>
        </w:rPr>
        <w:t xml:space="preserve">Equation~\eqref{eq:topsis5} </w:t>
      </w:r>
      <w:del w:id="1342" w:author="作者" w:date="2026-08-27T09:50:00Z">
        <w:r w:rsidR="005A14BF" w:rsidRPr="00FE5058">
          <w:rPr>
            <w:rFonts w:hAnsi="宋体" w:cs="宋体" w:hint="eastAsia"/>
          </w:rPr>
          <w:delText>after</w:delText>
        </w:r>
      </w:del>
      <w:ins w:id="1343" w:author="作者" w:date="2026-08-27T09:50:00Z">
        <w:r w:rsidRPr="009C74B6">
          <w:rPr>
            <w:rFonts w:hAnsi="宋体" w:cs="宋体"/>
          </w:rPr>
          <w:t>by</w:t>
        </w:r>
      </w:ins>
      <w:r w:rsidRPr="009C74B6">
        <w:rPr>
          <w:rFonts w:hAnsi="宋体" w:cs="宋体"/>
        </w:rPr>
        <w:t xml:space="preserve"> fusing $S_{\mathrm{cur}}$, $S_{\mathrm{pred}}$, and $w$. RS-TOPSIS </w:t>
      </w:r>
      <w:del w:id="1344" w:author="作者" w:date="2026-08-27T09:50:00Z">
        <w:r w:rsidR="005A14BF" w:rsidRPr="00FE5058">
          <w:rPr>
            <w:rFonts w:hAnsi="宋体" w:cs="宋体" w:hint="eastAsia"/>
          </w:rPr>
          <w:delText>does not replace the preceding</w:delText>
        </w:r>
      </w:del>
      <w:ins w:id="1345" w:author="作者" w:date="2026-08-27T09:50:00Z">
        <w:r w:rsidRPr="009C74B6">
          <w:rPr>
            <w:rFonts w:hAnsi="宋体" w:cs="宋体"/>
          </w:rPr>
          <w:t>retains this</w:t>
        </w:r>
      </w:ins>
      <w:r w:rsidRPr="009C74B6">
        <w:rPr>
          <w:rFonts w:hAnsi="宋体" w:cs="宋体"/>
        </w:rPr>
        <w:t xml:space="preserve"> prediction and weighting process</w:t>
      </w:r>
      <w:del w:id="1346" w:author="作者" w:date="2026-08-27T09:50:00Z">
        <w:r w:rsidR="005A14BF" w:rsidRPr="00FE5058">
          <w:rPr>
            <w:rFonts w:hAnsi="宋体" w:cs="宋体" w:hint="eastAsia"/>
          </w:rPr>
          <w:delText>. It adds</w:delText>
        </w:r>
      </w:del>
      <w:ins w:id="1347" w:author="作者" w:date="2026-08-27T09:50:00Z">
        <w:r w:rsidRPr="009C74B6">
          <w:rPr>
            <w:rFonts w:hAnsi="宋体" w:cs="宋体"/>
          </w:rPr>
          <w:t xml:space="preserve"> while adding</w:t>
        </w:r>
      </w:ins>
      <w:r w:rsidRPr="009C74B6">
        <w:rPr>
          <w:rFonts w:hAnsi="宋体" w:cs="宋体"/>
        </w:rPr>
        <w:t xml:space="preserve"> a risk constraint to the </w:t>
      </w:r>
      <w:del w:id="1348" w:author="作者" w:date="2026-08-27T09:50:00Z">
        <w:r w:rsidR="005A14BF" w:rsidRPr="00FE5058">
          <w:rPr>
            <w:rFonts w:hAnsi="宋体" w:cs="宋体" w:hint="eastAsia"/>
          </w:rPr>
          <w:delText xml:space="preserve">existing </w:delText>
        </w:r>
      </w:del>
      <w:r w:rsidRPr="009C74B6">
        <w:rPr>
          <w:rFonts w:hAnsi="宋体" w:cs="宋体"/>
        </w:rPr>
        <w:t>$C_i$ series</w:t>
      </w:r>
      <w:del w:id="1349" w:author="作者" w:date="2026-08-27T09:50:00Z">
        <w:r w:rsidR="005A14BF" w:rsidRPr="00FE5058">
          <w:rPr>
            <w:rFonts w:hAnsi="宋体" w:cs="宋体" w:hint="eastAsia"/>
          </w:rPr>
          <w:delText xml:space="preserve"> by applying a </w:delText>
        </w:r>
      </w:del>
      <w:ins w:id="1350" w:author="作者" w:date="2026-08-27T09:50:00Z">
        <w:r w:rsidRPr="009C74B6">
          <w:rPr>
            <w:rFonts w:hAnsi="宋体" w:cs="宋体"/>
          </w:rPr>
          <w:t xml:space="preserve">. Based on the </w:t>
        </w:r>
      </w:ins>
      <w:r w:rsidRPr="009C74B6">
        <w:rPr>
          <w:rFonts w:hAnsi="宋体" w:cs="宋体"/>
        </w:rPr>
        <w:t xml:space="preserve">lower-confidence-bound (LCB) </w:t>
      </w:r>
      <w:del w:id="1351" w:author="作者" w:date="2026-08-27T09:50:00Z">
        <w:r w:rsidR="005A14BF" w:rsidRPr="00FE5058">
          <w:rPr>
            <w:rFonts w:hAnsi="宋体" w:cs="宋体" w:hint="eastAsia"/>
          </w:rPr>
          <w:delText>idea and subtracting</w:delText>
        </w:r>
      </w:del>
      <w:ins w:id="1352" w:author="作者" w:date="2026-08-27T09:50:00Z">
        <w:r w:rsidRPr="009C74B6">
          <w:rPr>
            <w:rFonts w:hAnsi="宋体" w:cs="宋体"/>
          </w:rPr>
          <w:t>principle,</w:t>
        </w:r>
      </w:ins>
      <w:r w:rsidRPr="009C74B6">
        <w:rPr>
          <w:rFonts w:hAnsi="宋体" w:cs="宋体"/>
        </w:rPr>
        <w:t xml:space="preserve"> a historical-variation penalty </w:t>
      </w:r>
      <w:ins w:id="1353" w:author="作者" w:date="2026-08-27T09:50:00Z">
        <w:r w:rsidRPr="009C74B6">
          <w:rPr>
            <w:rFonts w:hAnsi="宋体" w:cs="宋体"/>
          </w:rPr>
          <w:t xml:space="preserve">is subtracted </w:t>
        </w:r>
      </w:ins>
      <w:r w:rsidRPr="009C74B6">
        <w:rPr>
          <w:rFonts w:hAnsi="宋体" w:cs="宋体"/>
        </w:rPr>
        <w:t>from each candidate score:</w:t>
      </w:r>
    </w:p>
    <w:p w14:paraId="00376DA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\begin{equation}</w:t>
      </w:r>
    </w:p>
    <w:p w14:paraId="69755E93" w14:textId="67C6C8E0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C_i^{\mathrm{robust}}=C_i-\lambda\sigma_i^C,\quad \lambda=0.5</w:t>
      </w:r>
      <w:del w:id="1354" w:author="作者" w:date="2026-08-27T09:50:00Z">
        <w:r w:rsidR="005A14BF" w:rsidRPr="00FE5058">
          <w:rPr>
            <w:rFonts w:hAnsi="宋体" w:cs="宋体" w:hint="eastAsia"/>
          </w:rPr>
          <w:delText>.</w:delText>
        </w:r>
      </w:del>
      <w:ins w:id="1355" w:author="作者" w:date="2026-08-27T09:50:00Z">
        <w:r w:rsidRPr="009C74B6">
          <w:rPr>
            <w:rFonts w:hAnsi="宋体" w:cs="宋体"/>
          </w:rPr>
          <w:t>,</w:t>
        </w:r>
      </w:ins>
    </w:p>
    <w:p w14:paraId="56BA2A3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\label{eq:rstopsis}</w:t>
      </w:r>
    </w:p>
    <w:p w14:paraId="3EF3193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\end{equation}</w:t>
      </w:r>
    </w:p>
    <w:p w14:paraId="0F1A14AA" w14:textId="13D1E192" w:rsidR="009C74B6" w:rsidRPr="009C74B6" w:rsidRDefault="005A14BF" w:rsidP="009C74B6">
      <w:pPr>
        <w:pStyle w:val="a3"/>
        <w:rPr>
          <w:rFonts w:hAnsi="宋体" w:cs="宋体"/>
        </w:rPr>
      </w:pPr>
      <w:del w:id="1356" w:author="作者" w:date="2026-08-27T09:50:00Z">
        <w:r w:rsidRPr="00FE5058">
          <w:rPr>
            <w:rFonts w:hAnsi="宋体" w:cs="宋体" w:hint="eastAsia"/>
          </w:rPr>
          <w:delText>Here,</w:delText>
        </w:r>
      </w:del>
      <w:ins w:id="1357" w:author="作者" w:date="2026-08-27T09:50:00Z">
        <w:r w:rsidR="009C74B6" w:rsidRPr="009C74B6">
          <w:rPr>
            <w:rFonts w:hAnsi="宋体" w:cs="宋体"/>
          </w:rPr>
          <w:t>where</w:t>
        </w:r>
      </w:ins>
      <w:r w:rsidR="009C74B6" w:rsidRPr="009C74B6">
        <w:rPr>
          <w:rFonts w:hAnsi="宋体" w:cs="宋体"/>
        </w:rPr>
        <w:t xml:space="preserve"> $\sigma_i^C$ </w:t>
      </w:r>
      <w:del w:id="1358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1359" w:author="作者" w:date="2026-08-27T09:50:00Z">
        <w:r w:rsidR="009C74B6" w:rsidRPr="009C74B6">
          <w:rPr>
            <w:rFonts w:hAnsi="宋体" w:cs="宋体"/>
          </w:rPr>
          <w:t>denotes</w:t>
        </w:r>
      </w:ins>
      <w:r w:rsidR="009C74B6" w:rsidRPr="009C74B6">
        <w:rPr>
          <w:rFonts w:hAnsi="宋体" w:cs="宋体"/>
        </w:rPr>
        <w:t xml:space="preserve"> the standard deviation of the latest five scores </w:t>
      </w:r>
      <w:del w:id="1360" w:author="作者" w:date="2026-08-27T09:50:00Z">
        <w:r w:rsidRPr="00FE5058">
          <w:rPr>
            <w:rFonts w:hAnsi="宋体" w:cs="宋体" w:hint="eastAsia"/>
          </w:rPr>
          <w:delText>of</w:delText>
        </w:r>
      </w:del>
      <w:ins w:id="1361" w:author="作者" w:date="2026-08-27T09:50:00Z">
        <w:r w:rsidR="009C74B6" w:rsidRPr="009C74B6">
          <w:rPr>
            <w:rFonts w:hAnsi="宋体" w:cs="宋体"/>
          </w:rPr>
          <w:t>for</w:t>
        </w:r>
      </w:ins>
      <w:r w:rsidR="009C74B6" w:rsidRPr="009C74B6">
        <w:rPr>
          <w:rFonts w:hAnsi="宋体" w:cs="宋体"/>
        </w:rPr>
        <w:t xml:space="preserve"> network $i$, and $\lambda=0.5$ is the risk-aversion coefficient</w:t>
      </w:r>
      <w:del w:id="1362" w:author="作者" w:date="2026-08-27T09:50:00Z">
        <w:r w:rsidRPr="00FE5058">
          <w:rPr>
            <w:rFonts w:hAnsi="宋体" w:cs="宋体" w:hint="eastAsia"/>
          </w:rPr>
          <w:delText xml:space="preserve"> (</w:delText>
        </w:r>
      </w:del>
      <w:ins w:id="1363" w:author="作者" w:date="2026-08-27T09:50:00Z">
        <w:r w:rsidR="009C74B6" w:rsidRPr="009C74B6">
          <w:rPr>
            <w:rFonts w:hAnsi="宋体" w:cs="宋体"/>
          </w:rPr>
          <w:t xml:space="preserve">, </w:t>
        </w:r>
      </w:ins>
      <w:r w:rsidR="009C74B6" w:rsidRPr="009C74B6">
        <w:rPr>
          <w:rFonts w:hAnsi="宋体" w:cs="宋体"/>
        </w:rPr>
        <w:t>justified experimentally in Section~3.1</w:t>
      </w:r>
      <w:del w:id="1364" w:author="作者" w:date="2026-08-27T09:50:00Z">
        <w:r w:rsidRPr="00FE5058">
          <w:rPr>
            <w:rFonts w:hAnsi="宋体" w:cs="宋体" w:hint="eastAsia"/>
          </w:rPr>
          <w:delText>).</w:delText>
        </w:r>
      </w:del>
      <w:ins w:id="1365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When </w:t>
      </w:r>
      <w:del w:id="1366" w:author="作者" w:date="2026-08-27T09:50:00Z">
        <w:r w:rsidRPr="00FE5058">
          <w:rPr>
            <w:rFonts w:hAnsi="宋体" w:cs="宋体" w:hint="eastAsia"/>
          </w:rPr>
          <w:delText xml:space="preserve">candidates have close </w:delText>
        </w:r>
      </w:del>
      <w:r w:rsidR="009C74B6" w:rsidRPr="009C74B6">
        <w:rPr>
          <w:rFonts w:hAnsi="宋体" w:cs="宋体"/>
        </w:rPr>
        <w:t>current scores</w:t>
      </w:r>
      <w:ins w:id="1367" w:author="作者" w:date="2026-08-27T09:50:00Z">
        <w:r w:rsidR="009C74B6" w:rsidRPr="009C74B6">
          <w:rPr>
            <w:rFonts w:hAnsi="宋体" w:cs="宋体"/>
          </w:rPr>
          <w:t xml:space="preserve"> are similar</w:t>
        </w:r>
      </w:ins>
      <w:r w:rsidR="009C74B6" w:rsidRPr="009C74B6">
        <w:rPr>
          <w:rFonts w:hAnsi="宋体" w:cs="宋体"/>
        </w:rPr>
        <w:t xml:space="preserve">, the mechanism </w:t>
      </w:r>
      <w:del w:id="1368" w:author="作者" w:date="2026-08-27T09:50:00Z">
        <w:r w:rsidRPr="00FE5058">
          <w:rPr>
            <w:rFonts w:hAnsi="宋体" w:cs="宋体" w:hint="eastAsia"/>
          </w:rPr>
          <w:delText>prefers</w:delText>
        </w:r>
      </w:del>
      <w:ins w:id="1369" w:author="作者" w:date="2026-08-27T09:50:00Z">
        <w:r w:rsidR="009C74B6" w:rsidRPr="009C74B6">
          <w:rPr>
            <w:rFonts w:hAnsi="宋体" w:cs="宋体"/>
          </w:rPr>
          <w:t>favors</w:t>
        </w:r>
      </w:ins>
      <w:r w:rsidR="009C74B6" w:rsidRPr="009C74B6">
        <w:rPr>
          <w:rFonts w:hAnsi="宋体" w:cs="宋体"/>
        </w:rPr>
        <w:t xml:space="preserve"> the </w:t>
      </w:r>
      <w:ins w:id="1370" w:author="作者" w:date="2026-08-27T09:50:00Z">
        <w:r w:rsidR="009C74B6" w:rsidRPr="009C74B6">
          <w:rPr>
            <w:rFonts w:hAnsi="宋体" w:cs="宋体"/>
          </w:rPr>
          <w:t xml:space="preserve">more </w:t>
        </w:r>
      </w:ins>
      <w:r w:rsidR="009C74B6" w:rsidRPr="009C74B6">
        <w:rPr>
          <w:rFonts w:hAnsi="宋体" w:cs="宋体"/>
        </w:rPr>
        <w:t xml:space="preserve">stable candidate </w:t>
      </w:r>
      <w:del w:id="1371" w:author="作者" w:date="2026-08-27T09:50:00Z">
        <w:r w:rsidRPr="00FE5058">
          <w:rPr>
            <w:rFonts w:hAnsi="宋体" w:cs="宋体" w:hint="eastAsia"/>
          </w:rPr>
          <w:delText>instead of</w:delText>
        </w:r>
      </w:del>
      <w:ins w:id="1372" w:author="作者" w:date="2026-08-27T09:50:00Z">
        <w:r w:rsidR="009C74B6" w:rsidRPr="009C74B6">
          <w:rPr>
            <w:rFonts w:hAnsi="宋体" w:cs="宋体"/>
          </w:rPr>
          <w:t>over</w:t>
        </w:r>
      </w:ins>
      <w:r w:rsidR="009C74B6" w:rsidRPr="009C74B6">
        <w:rPr>
          <w:rFonts w:hAnsi="宋体" w:cs="宋体"/>
        </w:rPr>
        <w:t xml:space="preserve"> one with a slightly higher mean but </w:t>
      </w:r>
      <w:del w:id="1373" w:author="作者" w:date="2026-08-27T09:50:00Z">
        <w:r w:rsidRPr="00FE5058">
          <w:rPr>
            <w:rFonts w:hAnsi="宋体" w:cs="宋体" w:hint="eastAsia"/>
          </w:rPr>
          <w:delText>severe</w:delText>
        </w:r>
      </w:del>
      <w:ins w:id="1374" w:author="作者" w:date="2026-08-27T09:50:00Z">
        <w:r w:rsidR="009C74B6" w:rsidRPr="009C74B6">
          <w:rPr>
            <w:rFonts w:hAnsi="宋体" w:cs="宋体"/>
          </w:rPr>
          <w:t>greater</w:t>
        </w:r>
      </w:ins>
      <w:r w:rsidR="009C74B6" w:rsidRPr="009C74B6">
        <w:rPr>
          <w:rFonts w:hAnsi="宋体" w:cs="宋体"/>
        </w:rPr>
        <w:t xml:space="preserve"> variation. For example, if LTE closeness </w:t>
      </w:r>
      <w:del w:id="1375" w:author="作者" w:date="2026-08-27T09:50:00Z">
        <w:r w:rsidRPr="00FE5058">
          <w:rPr>
            <w:rFonts w:hAnsi="宋体" w:cs="宋体" w:hint="eastAsia"/>
          </w:rPr>
          <w:delText>rises</w:delText>
        </w:r>
      </w:del>
      <w:ins w:id="1376" w:author="作者" w:date="2026-08-27T09:50:00Z">
        <w:r w:rsidR="009C74B6" w:rsidRPr="009C74B6">
          <w:rPr>
            <w:rFonts w:hAnsi="宋体" w:cs="宋体"/>
          </w:rPr>
          <w:t>increases</w:t>
        </w:r>
      </w:ins>
      <w:r w:rsidR="009C74B6" w:rsidRPr="009C74B6">
        <w:rPr>
          <w:rFonts w:hAnsi="宋体" w:cs="宋体"/>
        </w:rPr>
        <w:t xml:space="preserve"> steadily with low variance </w:t>
      </w:r>
      <w:del w:id="1377" w:author="作者" w:date="2026-08-27T09:50:00Z">
        <w:r w:rsidRPr="00FE5058">
          <w:rPr>
            <w:rFonts w:hAnsi="宋体" w:cs="宋体" w:hint="eastAsia"/>
          </w:rPr>
          <w:delText xml:space="preserve">over five periods </w:delText>
        </w:r>
      </w:del>
      <w:r w:rsidR="009C74B6" w:rsidRPr="009C74B6">
        <w:rPr>
          <w:rFonts w:hAnsi="宋体" w:cs="宋体"/>
        </w:rPr>
        <w:t xml:space="preserve">while </w:t>
      </w:r>
      <w:del w:id="1378" w:author="作者" w:date="2026-08-27T09:50:00Z">
        <w:r w:rsidRPr="00FE5058">
          <w:rPr>
            <w:rFonts w:hAnsi="宋体" w:cs="宋体" w:hint="eastAsia"/>
          </w:rPr>
          <w:delText>WiFi</w:delText>
        </w:r>
      </w:del>
      <w:ins w:id="1379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 xml:space="preserve"> closeness </w:t>
      </w:r>
      <w:del w:id="1380" w:author="作者" w:date="2026-08-27T09:50:00Z">
        <w:r w:rsidRPr="00FE5058">
          <w:rPr>
            <w:rFonts w:hAnsi="宋体" w:cs="宋体" w:hint="eastAsia"/>
          </w:rPr>
          <w:delText>varies</w:delText>
        </w:r>
      </w:del>
      <w:ins w:id="1381" w:author="作者" w:date="2026-08-27T09:50:00Z">
        <w:r w:rsidR="009C74B6" w:rsidRPr="009C74B6">
          <w:rPr>
            <w:rFonts w:hAnsi="宋体" w:cs="宋体"/>
          </w:rPr>
          <w:t>fluctuates</w:t>
        </w:r>
      </w:ins>
      <w:r w:rsidR="009C74B6" w:rsidRPr="009C74B6">
        <w:rPr>
          <w:rFonts w:hAnsi="宋体" w:cs="宋体"/>
        </w:rPr>
        <w:t xml:space="preserve"> sharply, $C_i^{\mathrm{robust}}$ favors LTE even </w:t>
      </w:r>
      <w:del w:id="1382" w:author="作者" w:date="2026-08-27T09:50:00Z">
        <w:r w:rsidRPr="00FE5058">
          <w:rPr>
            <w:rFonts w:hAnsi="宋体" w:cs="宋体" w:hint="eastAsia"/>
          </w:rPr>
          <w:delText xml:space="preserve">when WiFi has </w:delText>
        </w:r>
      </w:del>
      <w:ins w:id="1383" w:author="作者" w:date="2026-08-27T09:50:00Z">
        <w:r w:rsidR="009C74B6" w:rsidRPr="009C74B6">
          <w:rPr>
            <w:rFonts w:hAnsi="宋体" w:cs="宋体"/>
          </w:rPr>
          <w:t xml:space="preserve">with </w:t>
        </w:r>
      </w:ins>
      <w:r w:rsidR="009C74B6" w:rsidRPr="009C74B6">
        <w:rPr>
          <w:rFonts w:hAnsi="宋体" w:cs="宋体"/>
        </w:rPr>
        <w:t xml:space="preserve">slightly higher current </w:t>
      </w:r>
      <w:ins w:id="1384" w:author="作者" w:date="2026-08-27T09:50:00Z">
        <w:r w:rsidR="009C74B6" w:rsidRPr="009C74B6">
          <w:rPr>
            <w:rFonts w:hAnsi="宋体" w:cs="宋体"/>
          </w:rPr>
          <w:t xml:space="preserve">Wi-Fi </w:t>
        </w:r>
      </w:ins>
      <w:r w:rsidR="009C74B6" w:rsidRPr="009C74B6">
        <w:rPr>
          <w:rFonts w:hAnsi="宋体" w:cs="宋体"/>
        </w:rPr>
        <w:t xml:space="preserve">closeness, </w:t>
      </w:r>
      <w:del w:id="1385" w:author="作者" w:date="2026-08-27T09:50:00Z">
        <w:r w:rsidRPr="00FE5058">
          <w:rPr>
            <w:rFonts w:hAnsi="宋体" w:cs="宋体" w:hint="eastAsia"/>
          </w:rPr>
          <w:delText>preserving continuit</w:delText>
        </w:r>
        <w:r w:rsidRPr="00FE5058">
          <w:rPr>
            <w:rFonts w:hAnsi="宋体" w:cs="宋体" w:hint="eastAsia"/>
          </w:rPr>
          <w:delText>y of</w:delText>
        </w:r>
      </w:del>
      <w:ins w:id="1386" w:author="作者" w:date="2026-08-27T09:50:00Z">
        <w:r w:rsidR="009C74B6" w:rsidRPr="009C74B6">
          <w:rPr>
            <w:rFonts w:hAnsi="宋体" w:cs="宋体"/>
          </w:rPr>
          <w:t>improving</w:t>
        </w:r>
      </w:ins>
      <w:r w:rsidR="009C74B6" w:rsidRPr="009C74B6">
        <w:rPr>
          <w:rFonts w:hAnsi="宋体" w:cs="宋体"/>
        </w:rPr>
        <w:t xml:space="preserve"> remote-sensing data </w:t>
      </w:r>
      <w:del w:id="1387" w:author="作者" w:date="2026-08-27T09:50:00Z">
        <w:r w:rsidRPr="00FE5058">
          <w:rPr>
            <w:rFonts w:hAnsi="宋体" w:cs="宋体" w:hint="eastAsia"/>
          </w:rPr>
          <w:delText>transmission</w:delText>
        </w:r>
      </w:del>
      <w:ins w:id="1388" w:author="作者" w:date="2026-08-27T09:50:00Z">
        <w:r w:rsidR="009C74B6" w:rsidRPr="009C74B6">
          <w:rPr>
            <w:rFonts w:hAnsi="宋体" w:cs="宋体"/>
          </w:rPr>
          <w:t>continuity</w:t>
        </w:r>
      </w:ins>
      <w:r w:rsidR="009C74B6" w:rsidRPr="009C74B6">
        <w:rPr>
          <w:rFonts w:hAnsi="宋体" w:cs="宋体"/>
        </w:rPr>
        <w:t>.</w:t>
      </w:r>
    </w:p>
    <w:p w14:paraId="7697898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E833292" w14:textId="77E24C04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two enhancements require </w:t>
      </w:r>
      <w:del w:id="1389" w:author="作者" w:date="2026-08-27T09:50:00Z">
        <w:r w:rsidR="005A14BF" w:rsidRPr="00FE5058">
          <w:rPr>
            <w:rFonts w:hAnsi="宋体" w:cs="宋体" w:hint="eastAsia"/>
          </w:rPr>
          <w:delText>neither</w:delText>
        </w:r>
      </w:del>
      <w:ins w:id="1390" w:author="作者" w:date="2026-08-27T09:50:00Z">
        <w:r w:rsidRPr="009C74B6">
          <w:rPr>
            <w:rFonts w:hAnsi="宋体" w:cs="宋体"/>
          </w:rPr>
          <w:t>no</w:t>
        </w:r>
      </w:ins>
      <w:r w:rsidRPr="009C74B6">
        <w:rPr>
          <w:rFonts w:hAnsi="宋体" w:cs="宋体"/>
        </w:rPr>
        <w:t xml:space="preserve"> LSTM-attention retraining </w:t>
      </w:r>
      <w:del w:id="1391" w:author="作者" w:date="2026-08-27T09:50:00Z">
        <w:r w:rsidR="005A14BF" w:rsidRPr="00FE5058">
          <w:rPr>
            <w:rFonts w:hAnsi="宋体" w:cs="宋体" w:hint="eastAsia"/>
          </w:rPr>
          <w:delText>nor a change</w:delText>
        </w:r>
      </w:del>
      <w:ins w:id="1392" w:author="作者" w:date="2026-08-27T09:50:00Z">
        <w:r w:rsidRPr="009C74B6">
          <w:rPr>
            <w:rFonts w:hAnsi="宋体" w:cs="宋体"/>
          </w:rPr>
          <w:t>or changes</w:t>
        </w:r>
      </w:ins>
      <w:r w:rsidRPr="009C74B6">
        <w:rPr>
          <w:rFonts w:hAnsi="宋体" w:cs="宋体"/>
        </w:rPr>
        <w:t xml:space="preserve"> to its </w:t>
      </w:r>
      <w:del w:id="1393" w:author="作者" w:date="2026-08-27T09:50:00Z">
        <w:r w:rsidR="005A14BF" w:rsidRPr="00FE5058">
          <w:rPr>
            <w:rFonts w:hAnsi="宋体" w:cs="宋体" w:hint="eastAsia"/>
          </w:rPr>
          <w:delText>forward-</w:delText>
        </w:r>
      </w:del>
      <w:r w:rsidRPr="009C74B6">
        <w:rPr>
          <w:rFonts w:hAnsi="宋体" w:cs="宋体"/>
        </w:rPr>
        <w:t xml:space="preserve">inference structure. They </w:t>
      </w:r>
      <w:del w:id="1394" w:author="作者" w:date="2026-08-27T09:50:00Z">
        <w:r w:rsidR="005A14BF" w:rsidRPr="00FE5058">
          <w:rPr>
            <w:rFonts w:hAnsi="宋体" w:cs="宋体" w:hint="eastAsia"/>
          </w:rPr>
          <w:delText>perform light statistics</w:delText>
        </w:r>
      </w:del>
      <w:ins w:id="1395" w:author="作者" w:date="2026-08-27T09:50:00Z">
        <w:r w:rsidRPr="009C74B6">
          <w:rPr>
            <w:rFonts w:hAnsi="宋体" w:cs="宋体"/>
          </w:rPr>
          <w:t>apply lightweight statistical</w:t>
        </w:r>
      </w:ins>
      <w:r w:rsidRPr="009C74B6">
        <w:rPr>
          <w:rFonts w:hAnsi="宋体" w:cs="宋体"/>
        </w:rPr>
        <w:t xml:space="preserve"> and rule</w:t>
      </w:r>
      <w:ins w:id="1396" w:author="作者" w:date="2026-08-27T09:50:00Z">
        <w:r w:rsidRPr="009C74B6">
          <w:rPr>
            <w:rFonts w:hAnsi="宋体" w:cs="宋体"/>
          </w:rPr>
          <w:t>-based</w:t>
        </w:r>
      </w:ins>
      <w:r w:rsidRPr="009C74B6">
        <w:rPr>
          <w:rFonts w:hAnsi="宋体" w:cs="宋体"/>
        </w:rPr>
        <w:t xml:space="preserve"> updates </w:t>
      </w:r>
      <w:del w:id="1397" w:author="作者" w:date="2026-08-27T09:50:00Z">
        <w:r w:rsidR="005A14BF" w:rsidRPr="00FE5058">
          <w:rPr>
            <w:rFonts w:hAnsi="宋体" w:cs="宋体" w:hint="eastAsia"/>
          </w:rPr>
          <w:delText>on</w:delText>
        </w:r>
      </w:del>
      <w:ins w:id="1398" w:author="作者" w:date="2026-08-27T09:50:00Z">
        <w:r w:rsidRPr="009C74B6">
          <w:rPr>
            <w:rFonts w:hAnsi="宋体" w:cs="宋体"/>
          </w:rPr>
          <w:t>to</w:t>
        </w:r>
      </w:ins>
      <w:r w:rsidRPr="009C74B6">
        <w:rPr>
          <w:rFonts w:hAnsi="宋体" w:cs="宋体"/>
        </w:rPr>
        <w:t xml:space="preserve"> existing state and score sequences, adding </w:t>
      </w:r>
      <w:del w:id="1399" w:author="作者" w:date="2026-08-27T09:50:00Z">
        <w:r w:rsidR="005A14BF" w:rsidRPr="00FE5058">
          <w:rPr>
            <w:rFonts w:hAnsi="宋体" w:cs="宋体" w:hint="eastAsia"/>
          </w:rPr>
          <w:delText>little</w:delText>
        </w:r>
      </w:del>
      <w:ins w:id="1400" w:author="作者" w:date="2026-08-27T09:50:00Z">
        <w:r w:rsidRPr="009C74B6">
          <w:rPr>
            <w:rFonts w:hAnsi="宋体" w:cs="宋体"/>
          </w:rPr>
          <w:t>minimal</w:t>
        </w:r>
      </w:ins>
      <w:r w:rsidRPr="009C74B6">
        <w:rPr>
          <w:rFonts w:hAnsi="宋体" w:cs="宋体"/>
        </w:rPr>
        <w:t xml:space="preserve"> overhead </w:t>
      </w:r>
      <w:del w:id="1401" w:author="作者" w:date="2026-08-27T09:50:00Z">
        <w:r w:rsidR="005A14BF" w:rsidRPr="00FE5058">
          <w:rPr>
            <w:rFonts w:hAnsi="宋体" w:cs="宋体" w:hint="eastAsia"/>
          </w:rPr>
          <w:delText xml:space="preserve">relative </w:delText>
        </w:r>
      </w:del>
      <w:r w:rsidRPr="009C74B6">
        <w:rPr>
          <w:rFonts w:hAnsi="宋体" w:cs="宋体"/>
        </w:rPr>
        <w:t xml:space="preserve">to stacked-LSTM prediction and attention-weight generation. ADH adjusts the handover barrier </w:t>
      </w:r>
      <w:del w:id="1402" w:author="作者" w:date="2026-08-27T09:50:00Z">
        <w:r w:rsidR="005A14BF" w:rsidRPr="00FE5058">
          <w:rPr>
            <w:rFonts w:hAnsi="宋体" w:cs="宋体" w:hint="eastAsia"/>
          </w:rPr>
          <w:delText>using</w:delText>
        </w:r>
      </w:del>
      <w:ins w:id="1403" w:author="作者" w:date="2026-08-27T09:50:00Z">
        <w:r w:rsidRPr="009C74B6">
          <w:rPr>
            <w:rFonts w:hAnsi="宋体" w:cs="宋体"/>
          </w:rPr>
          <w:t>based on</w:t>
        </w:r>
      </w:ins>
      <w:r w:rsidRPr="009C74B6">
        <w:rPr>
          <w:rFonts w:hAnsi="宋体" w:cs="宋体"/>
        </w:rPr>
        <w:t xml:space="preserve"> channel variation and speed, while RS-TOPSIS </w:t>
      </w:r>
      <w:del w:id="1404" w:author="作者" w:date="2026-08-27T09:50:00Z">
        <w:r w:rsidR="005A14BF" w:rsidRPr="00FE5058">
          <w:rPr>
            <w:rFonts w:hAnsi="宋体" w:cs="宋体" w:hint="eastAsia"/>
          </w:rPr>
          <w:delText>suppresses</w:delText>
        </w:r>
      </w:del>
      <w:ins w:id="1405" w:author="作者" w:date="2026-08-27T09:50:00Z">
        <w:r w:rsidRPr="009C74B6">
          <w:rPr>
            <w:rFonts w:hAnsi="宋体" w:cs="宋体"/>
          </w:rPr>
          <w:t>reduces</w:t>
        </w:r>
      </w:ins>
      <w:r w:rsidRPr="009C74B6">
        <w:rPr>
          <w:rFonts w:hAnsi="宋体" w:cs="宋体"/>
        </w:rPr>
        <w:t xml:space="preserve"> the ranking advantage of volatile candidates. </w:t>
      </w:r>
      <w:del w:id="1406" w:author="作者" w:date="2026-08-27T09:50:00Z">
        <w:r w:rsidR="005A14BF" w:rsidRPr="00FE5058">
          <w:rPr>
            <w:rFonts w:hAnsi="宋体" w:cs="宋体" w:hint="eastAsia"/>
          </w:rPr>
          <w:delText>Under</w:delText>
        </w:r>
      </w:del>
      <w:ins w:id="1407" w:author="作者" w:date="2026-08-27T09:50:00Z">
        <w:r w:rsidRPr="009C74B6">
          <w:rPr>
            <w:rFonts w:hAnsi="宋体" w:cs="宋体"/>
          </w:rPr>
          <w:t>Their impact is limited under</w:t>
        </w:r>
      </w:ins>
      <w:r w:rsidRPr="009C74B6">
        <w:rPr>
          <w:rFonts w:hAnsi="宋体" w:cs="宋体"/>
        </w:rPr>
        <w:t xml:space="preserve"> stable channels</w:t>
      </w:r>
      <w:del w:id="1408" w:author="作者" w:date="2026-08-27T09:50:00Z">
        <w:r w:rsidR="005A14BF" w:rsidRPr="00FE5058">
          <w:rPr>
            <w:rFonts w:hAnsi="宋体" w:cs="宋体" w:hint="eastAsia"/>
          </w:rPr>
          <w:delText>, their effect on th</w:delText>
        </w:r>
        <w:r w:rsidR="005A14BF" w:rsidRPr="00FE5058">
          <w:rPr>
            <w:rFonts w:hAnsi="宋体" w:cs="宋体" w:hint="eastAsia"/>
          </w:rPr>
          <w:delText>e base decision is weak; as</w:delText>
        </w:r>
      </w:del>
      <w:ins w:id="1409" w:author="作者" w:date="2026-08-27T09:50:00Z">
        <w:r w:rsidRPr="009C74B6">
          <w:rPr>
            <w:rFonts w:hAnsi="宋体" w:cs="宋体"/>
          </w:rPr>
          <w:t xml:space="preserve"> but increases with</w:t>
        </w:r>
      </w:ins>
      <w:r w:rsidRPr="009C74B6">
        <w:rPr>
          <w:rFonts w:hAnsi="宋体" w:cs="宋体"/>
        </w:rPr>
        <w:t xml:space="preserve"> variation</w:t>
      </w:r>
      <w:del w:id="1410" w:author="作者" w:date="2026-08-27T09:50:00Z">
        <w:r w:rsidR="005A14BF" w:rsidRPr="00FE5058">
          <w:rPr>
            <w:rFonts w:hAnsi="宋体" w:cs="宋体" w:hint="eastAsia"/>
          </w:rPr>
          <w:delText xml:space="preserve"> increases, adaptive threshold, confirmation window, and risk penalty work together to strengthen</w:delText>
        </w:r>
      </w:del>
      <w:ins w:id="1411" w:author="作者" w:date="2026-08-27T09:50:00Z">
        <w:r w:rsidRPr="009C74B6">
          <w:rPr>
            <w:rFonts w:hAnsi="宋体" w:cs="宋体"/>
          </w:rPr>
          <w:t>, jointly strengthening</w:t>
        </w:r>
      </w:ins>
      <w:r w:rsidRPr="009C74B6">
        <w:rPr>
          <w:rFonts w:hAnsi="宋体" w:cs="宋体"/>
        </w:rPr>
        <w:t xml:space="preserve"> environmental awareness and ping-pong suppression </w:t>
      </w:r>
      <w:del w:id="1412" w:author="作者" w:date="2026-08-27T09:50:00Z">
        <w:r w:rsidR="005A14BF" w:rsidRPr="00FE5058">
          <w:rPr>
            <w:rFonts w:hAnsi="宋体" w:cs="宋体" w:hint="eastAsia"/>
          </w:rPr>
          <w:lastRenderedPageBreak/>
          <w:delText>with</w:delText>
        </w:r>
      </w:del>
      <w:ins w:id="1413" w:author="作者" w:date="2026-08-27T09:50:00Z">
        <w:r w:rsidRPr="009C74B6">
          <w:rPr>
            <w:rFonts w:hAnsi="宋体" w:cs="宋体"/>
          </w:rPr>
          <w:t>at</w:t>
        </w:r>
      </w:ins>
      <w:r w:rsidRPr="009C74B6">
        <w:rPr>
          <w:rFonts w:hAnsi="宋体" w:cs="宋体"/>
        </w:rPr>
        <w:t xml:space="preserve"> low additional cost.</w:t>
      </w:r>
    </w:p>
    <w:p w14:paraId="7A37C5B4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8A89336" w14:textId="2081F76C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Algorithm~\ref{alg:alera} </w:t>
      </w:r>
      <w:del w:id="1414" w:author="作者" w:date="2026-08-27T09:50:00Z">
        <w:r w:rsidR="005A14BF" w:rsidRPr="00FE5058">
          <w:rPr>
            <w:rFonts w:hAnsi="宋体" w:cs="宋体" w:hint="eastAsia"/>
          </w:rPr>
          <w:delText>gives</w:delText>
        </w:r>
      </w:del>
      <w:ins w:id="1415" w:author="作者" w:date="2026-08-27T09:50:00Z">
        <w:r w:rsidRPr="009C74B6">
          <w:rPr>
            <w:rFonts w:hAnsi="宋体" w:cs="宋体"/>
          </w:rPr>
          <w:t>enhances</w:t>
        </w:r>
      </w:ins>
      <w:r w:rsidRPr="009C74B6">
        <w:rPr>
          <w:rFonts w:hAnsi="宋体" w:cs="宋体"/>
        </w:rPr>
        <w:t xml:space="preserve"> the </w:t>
      </w:r>
      <w:del w:id="1416" w:author="作者" w:date="2026-08-27T09:50:00Z">
        <w:r w:rsidR="005A14BF" w:rsidRPr="00FE5058">
          <w:rPr>
            <w:rFonts w:hAnsi="宋体" w:cs="宋体" w:hint="eastAsia"/>
          </w:rPr>
          <w:delText>ALERA en</w:delText>
        </w:r>
        <w:r w:rsidR="005A14BF" w:rsidRPr="00FE5058">
          <w:rPr>
            <w:rFonts w:hAnsi="宋体" w:cs="宋体" w:hint="eastAsia"/>
          </w:rPr>
          <w:delText xml:space="preserve">hancement of </w:delText>
        </w:r>
      </w:del>
      <w:r w:rsidRPr="009C74B6">
        <w:rPr>
          <w:rFonts w:hAnsi="宋体" w:cs="宋体"/>
        </w:rPr>
        <w:t xml:space="preserve">base closeness </w:t>
      </w:r>
      <w:del w:id="1417" w:author="作者" w:date="2026-08-27T09:50:00Z">
        <w:r w:rsidR="005A14BF" w:rsidRPr="00FE5058">
          <w:rPr>
            <w:rFonts w:hAnsi="宋体" w:cs="宋体" w:hint="eastAsia"/>
          </w:rPr>
          <w:delText>in every</w:delText>
        </w:r>
      </w:del>
      <w:ins w:id="1418" w:author="作者" w:date="2026-08-27T09:50:00Z">
        <w:r w:rsidRPr="009C74B6">
          <w:rPr>
            <w:rFonts w:hAnsi="宋体" w:cs="宋体"/>
          </w:rPr>
          <w:t>score at each</w:t>
        </w:r>
      </w:ins>
      <w:r w:rsidRPr="009C74B6">
        <w:rPr>
          <w:rFonts w:hAnsi="宋体" w:cs="宋体"/>
        </w:rPr>
        <w:t xml:space="preserve"> decision period. Its $C_i$ input comes from </w:t>
      </w:r>
      <w:del w:id="1419" w:author="作者" w:date="2026-08-27T09:50:00Z">
        <w:r w:rsidR="005A14BF" w:rsidRPr="00FE5058">
          <w:rPr>
            <w:rFonts w:hAnsi="宋体" w:cs="宋体" w:hint="eastAsia"/>
          </w:rPr>
          <w:delText xml:space="preserve">the TOPSIS step of </w:delText>
        </w:r>
      </w:del>
      <w:r w:rsidRPr="009C74B6">
        <w:rPr>
          <w:rFonts w:hAnsi="宋体" w:cs="宋体"/>
        </w:rPr>
        <w:t>Algorithm~\ref{alg:laavha</w:t>
      </w:r>
      <w:del w:id="1420" w:author="作者" w:date="2026-08-27T09:50:00Z">
        <w:r w:rsidR="005A14BF" w:rsidRPr="00FE5058">
          <w:rPr>
            <w:rFonts w:hAnsi="宋体" w:cs="宋体" w:hint="eastAsia"/>
          </w:rPr>
          <w:delText>}.</w:delText>
        </w:r>
      </w:del>
      <w:ins w:id="1421" w:author="作者" w:date="2026-08-27T09:50:00Z">
        <w:r w:rsidRPr="009C74B6">
          <w:rPr>
            <w:rFonts w:hAnsi="宋体" w:cs="宋体"/>
          </w:rPr>
          <w:t>}'s TOPSIS steps.</w:t>
        </w:r>
      </w:ins>
      <w:r w:rsidRPr="009C74B6">
        <w:rPr>
          <w:rFonts w:hAnsi="宋体" w:cs="宋体"/>
        </w:rPr>
        <w:t xml:space="preserve"> RS-TOPSIS first </w:t>
      </w:r>
      <w:del w:id="1422" w:author="作者" w:date="2026-08-27T09:50:00Z">
        <w:r w:rsidR="005A14BF" w:rsidRPr="00FE5058">
          <w:rPr>
            <w:rFonts w:hAnsi="宋体" w:cs="宋体" w:hint="eastAsia"/>
          </w:rPr>
          <w:delText>corrects</w:delText>
        </w:r>
      </w:del>
      <w:ins w:id="1423" w:author="作者" w:date="2026-08-27T09:50:00Z">
        <w:r w:rsidRPr="009C74B6">
          <w:rPr>
            <w:rFonts w:hAnsi="宋体" w:cs="宋体"/>
          </w:rPr>
          <w:t>adjusts</w:t>
        </w:r>
      </w:ins>
      <w:r w:rsidRPr="009C74B6">
        <w:rPr>
          <w:rFonts w:hAnsi="宋体" w:cs="宋体"/>
        </w:rPr>
        <w:t xml:space="preserve"> the ranking score, ADH then updates </w:t>
      </w:r>
      <w:ins w:id="1424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dual-hysteresis </w:t>
      </w:r>
      <w:del w:id="1425" w:author="作者" w:date="2026-08-27T09:50:00Z">
        <w:r w:rsidR="005A14BF" w:rsidRPr="00FE5058">
          <w:rPr>
            <w:rFonts w:hAnsi="宋体" w:cs="宋体" w:hint="eastAsia"/>
          </w:rPr>
          <w:delText xml:space="preserve">trigger </w:delText>
        </w:r>
      </w:del>
      <w:r w:rsidRPr="009C74B6">
        <w:rPr>
          <w:rFonts w:hAnsi="宋体" w:cs="宋体"/>
        </w:rPr>
        <w:t xml:space="preserve">parameters, and the final decision </w:t>
      </w:r>
      <w:del w:id="1426" w:author="作者" w:date="2026-08-27T09:50:00Z">
        <w:r w:rsidR="005A14BF" w:rsidRPr="00FE5058">
          <w:rPr>
            <w:rFonts w:hAnsi="宋体" w:cs="宋体" w:hint="eastAsia"/>
          </w:rPr>
          <w:delText>still de</w:delText>
        </w:r>
        <w:r w:rsidR="005A14BF" w:rsidRPr="00FE5058">
          <w:rPr>
            <w:rFonts w:hAnsi="宋体" w:cs="宋体" w:hint="eastAsia"/>
          </w:rPr>
          <w:delText>pends on persistence of the</w:delText>
        </w:r>
      </w:del>
      <w:ins w:id="1427" w:author="作者" w:date="2026-08-27T09:50:00Z">
        <w:r w:rsidRPr="009C74B6">
          <w:rPr>
            <w:rFonts w:hAnsi="宋体" w:cs="宋体"/>
          </w:rPr>
          <w:t>remains dependent on persistent</w:t>
        </w:r>
      </w:ins>
      <w:r w:rsidRPr="009C74B6">
        <w:rPr>
          <w:rFonts w:hAnsi="宋体" w:cs="宋体"/>
        </w:rPr>
        <w:t xml:space="preserve"> robust-score advantage.</w:t>
      </w:r>
    </w:p>
    <w:p w14:paraId="06244C2C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98AE76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\begin{algorithm}[H]</w:t>
      </w:r>
    </w:p>
    <w:p w14:paraId="20DB8BA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\caption{ALERA risk-aware vertical-handoff enhancement procedure}</w:t>
      </w:r>
    </w:p>
    <w:p w14:paraId="2189FCA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\label{alg:alera}</w:t>
      </w:r>
    </w:p>
    <w:p w14:paraId="45ADA0B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\small</w:t>
      </w:r>
    </w:p>
    <w:p w14:paraId="30FAE8A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\begin{algorithmic}[1]</w:t>
      </w:r>
    </w:p>
    <w:p w14:paraId="24BCA25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\Require Base closeness $\{C_i\}_{i=1}^{3}$ and its latest $K_c=5$ history, latest five serving-network SINR values, flight speed $v$, serving network $N_{\mathrm{cur}}$, previous confirmed candidate $N_{\mathrm{cand}}$, and its consecutive count $q$</w:t>
      </w:r>
    </w:p>
    <w:p w14:paraId="73ACC29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\Ensure Enhanced handover decision $\mathrm{Decision}$ and updated $N_{\mathrm{cur}}$, $N_{\mathrm{cand}}$, and $q$</w:t>
      </w:r>
    </w:p>
    <w:p w14:paraId="45B2E72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0: Initialize states and history cache}</w:t>
      </w:r>
    </w:p>
    <w:p w14:paraId="7B5AFFE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Read base closeness, SINR history, speed, and previous hysteresis state $N_{\mathrm{cand}}$, $q$</w:t>
      </w:r>
    </w:p>
    <w:p w14:paraId="6D187CB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1: RS-TOPSIS risk-sensitive ranking}</w:t>
      </w:r>
    </w:p>
    <w:p w14:paraId="5F744D4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\For{$i\gets1$ \textbf{to} $3$}</w:t>
      </w:r>
    </w:p>
    <w:p w14:paraId="0BC5281C" w14:textId="34FDB9CF" w:rsidR="009C74B6" w:rsidRPr="009C74B6" w:rsidRDefault="005A14BF" w:rsidP="009C74B6">
      <w:pPr>
        <w:pStyle w:val="a3"/>
        <w:rPr>
          <w:rFonts w:hAnsi="宋体" w:cs="宋体"/>
        </w:rPr>
      </w:pPr>
      <w:del w:id="1428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Write $C_i$ to the closeness-history cache and retain the latest $K_c$ periods</w:t>
      </w:r>
    </w:p>
    <w:p w14:paraId="25A07E0F" w14:textId="04CE104C" w:rsidR="009C74B6" w:rsidRPr="009C74B6" w:rsidRDefault="005A14BF" w:rsidP="009C74B6">
      <w:pPr>
        <w:pStyle w:val="a3"/>
        <w:rPr>
          <w:rFonts w:hAnsi="宋体" w:cs="宋体"/>
        </w:rPr>
      </w:pPr>
      <w:del w:id="1429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$\sigma_i^C\gets\mathrm{std}(\text{latest }K_c\text{-period history of }C_i)$</w:t>
      </w:r>
    </w:p>
    <w:p w14:paraId="1910CEA8" w14:textId="7053DBC5" w:rsidR="009C74B6" w:rsidRPr="009C74B6" w:rsidRDefault="005A14BF" w:rsidP="009C74B6">
      <w:pPr>
        <w:pStyle w:val="a3"/>
        <w:rPr>
          <w:rFonts w:hAnsi="宋体" w:cs="宋体"/>
        </w:rPr>
      </w:pPr>
      <w:del w:id="1430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$C_i^{\mathrm{robust}}\gets C_i-0.5\sigma_i^C$</w:t>
      </w:r>
    </w:p>
    <w:p w14:paraId="34D4C84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\EndFor</w:t>
      </w:r>
    </w:p>
    <w:p w14:paraId="6213AC3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$N^*\gets\arg\max_i C_i^{\mathrm{robust}}$</w:t>
      </w:r>
    </w:p>
    <w:p w14:paraId="27C3DB0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2: ADH adaptive-hysteresis parameter update}</w:t>
      </w:r>
    </w:p>
    <w:p w14:paraId="1FB69C3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$\sigma\gets\mathrm{std}(\text{latest five SINR values of }N_{\mathrm{cur}})$</w:t>
      </w:r>
    </w:p>
    <w:p w14:paraId="3B92FF4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$\Delta_{\mathrm{th}}\gets0.03+0.05(\sigma/10)$, $T_h\gets\max(2,\lfloor4-2v/30\rfloor)$</w:t>
      </w:r>
    </w:p>
    <w:p w14:paraId="1158543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\textbf{Stage 3: Robust-score dual-hysteresis decision}</w:t>
      </w:r>
    </w:p>
    <w:p w14:paraId="04A25F8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\If{$N^*\ne N_{\mathrm{cand}}$}</w:t>
      </w:r>
    </w:p>
    <w:p w14:paraId="64385AD8" w14:textId="5C22FC31" w:rsidR="009C74B6" w:rsidRPr="009C74B6" w:rsidRDefault="005A14BF" w:rsidP="009C74B6">
      <w:pPr>
        <w:pStyle w:val="a3"/>
        <w:rPr>
          <w:rFonts w:hAnsi="宋体" w:cs="宋体"/>
        </w:rPr>
      </w:pPr>
      <w:del w:id="1431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$N_{\mathrm{cand}}\gets N^*$, $q\gets0$</w:t>
      </w:r>
    </w:p>
    <w:p w14:paraId="6101FA4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23EAEED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\If{$C^{\mathrm{robust}}(N^*)-C^{\mathrm{robust}}(N_{\mathrm{cur}})&gt;\Delta_{\mat</w:t>
      </w:r>
      <w:r w:rsidRPr="009C74B6">
        <w:rPr>
          <w:rFonts w:hAnsi="宋体" w:cs="宋体"/>
        </w:rPr>
        <w:lastRenderedPageBreak/>
        <w:t>hrm{th}}$}</w:t>
      </w:r>
    </w:p>
    <w:p w14:paraId="06D8F29E" w14:textId="4531C5BB" w:rsidR="009C74B6" w:rsidRPr="009C74B6" w:rsidRDefault="005A14BF" w:rsidP="009C74B6">
      <w:pPr>
        <w:pStyle w:val="a3"/>
        <w:rPr>
          <w:rFonts w:hAnsi="宋体" w:cs="宋体"/>
        </w:rPr>
      </w:pPr>
      <w:del w:id="1432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$q\gets q+1$</w:t>
      </w:r>
    </w:p>
    <w:p w14:paraId="4BE0425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\Else</w:t>
      </w:r>
    </w:p>
    <w:p w14:paraId="755D93C9" w14:textId="217B8049" w:rsidR="009C74B6" w:rsidRPr="009C74B6" w:rsidRDefault="005A14BF" w:rsidP="009C74B6">
      <w:pPr>
        <w:pStyle w:val="a3"/>
        <w:rPr>
          <w:rFonts w:hAnsi="宋体" w:cs="宋体"/>
        </w:rPr>
      </w:pPr>
      <w:del w:id="1433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$q\gets0$</w:t>
      </w:r>
    </w:p>
    <w:p w14:paraId="21FB8F3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4AB1FAE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\If{$q\geq T_h$}</w:t>
      </w:r>
    </w:p>
    <w:p w14:paraId="28F48761" w14:textId="19F532D5" w:rsidR="009C74B6" w:rsidRPr="009C74B6" w:rsidRDefault="005A14BF" w:rsidP="009C74B6">
      <w:pPr>
        <w:pStyle w:val="a3"/>
        <w:rPr>
          <w:rFonts w:hAnsi="宋体" w:cs="宋体"/>
        </w:rPr>
      </w:pPr>
      <w:del w:id="1434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$\mathrm{Decision}\gets\text{switch to }N^*$, $N_{\mathrm{cur}}\gets N^*$</w:t>
      </w:r>
    </w:p>
    <w:p w14:paraId="47FA64F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\Else</w:t>
      </w:r>
    </w:p>
    <w:p w14:paraId="6BFF16B6" w14:textId="6EABE5B3" w:rsidR="009C74B6" w:rsidRPr="009C74B6" w:rsidRDefault="005A14BF" w:rsidP="009C74B6">
      <w:pPr>
        <w:pStyle w:val="a3"/>
        <w:rPr>
          <w:rFonts w:hAnsi="宋体" w:cs="宋体"/>
        </w:rPr>
      </w:pPr>
      <w:del w:id="1435" w:author="作者" w:date="2026-08-27T09:50:00Z">
        <w:r w:rsidRPr="00FE5058">
          <w:rPr>
            <w:rFonts w:hAnsi="宋体" w:cs="宋体" w:hint="eastAsia"/>
          </w:rPr>
          <w:delText xml:space="preserve">   </w:delText>
        </w:r>
      </w:del>
      <w:r w:rsidR="009C74B6" w:rsidRPr="009C74B6">
        <w:rPr>
          <w:rFonts w:hAnsi="宋体" w:cs="宋体"/>
        </w:rPr>
        <w:t xml:space="preserve"> \State $\mathrm{Decision}\gets\text{keep }N_{\mathrm{cur}}$</w:t>
      </w:r>
    </w:p>
    <w:p w14:paraId="341747E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\EndIf</w:t>
      </w:r>
    </w:p>
    <w:p w14:paraId="7C2EC95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\State \Return $\mathrm{Decision}$, $N_{\mathrm{cur}}$, $N_{\mathrm{cand}}$, $q$</w:t>
      </w:r>
    </w:p>
    <w:p w14:paraId="29EE75E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\end{algorithmic}</w:t>
      </w:r>
    </w:p>
    <w:p w14:paraId="3C2D14F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\end{algorithm}</w:t>
      </w:r>
    </w:p>
    <w:p w14:paraId="288A854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6528A394" w14:textId="08492FCF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1436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{Complexity </w:t>
      </w:r>
      <w:del w:id="1437" w:author="作者" w:date="2026-08-27T09:50:00Z">
        <w:r w:rsidR="005A14BF" w:rsidRPr="00FE5058">
          <w:rPr>
            <w:rFonts w:hAnsi="宋体" w:cs="宋体" w:hint="eastAsia"/>
          </w:rPr>
          <w:delText>analysis</w:delText>
        </w:r>
      </w:del>
      <w:ins w:id="1438" w:author="作者" w:date="2026-08-27T09:50:00Z">
        <w:r w:rsidRPr="009C74B6">
          <w:rPr>
            <w:rFonts w:hAnsi="宋体" w:cs="宋体"/>
          </w:rPr>
          <w:t>Analysis</w:t>
        </w:r>
      </w:ins>
      <w:r w:rsidRPr="009C74B6">
        <w:rPr>
          <w:rFonts w:hAnsi="宋体" w:cs="宋体"/>
        </w:rPr>
        <w:t xml:space="preserve"> and </w:t>
      </w:r>
      <w:del w:id="1439" w:author="作者" w:date="2026-08-27T09:50:00Z">
        <w:r w:rsidR="005A14BF" w:rsidRPr="00FE5058">
          <w:rPr>
            <w:rFonts w:hAnsi="宋体" w:cs="宋体" w:hint="eastAsia"/>
          </w:rPr>
          <w:delText>algorithm summary}</w:delText>
        </w:r>
      </w:del>
      <w:ins w:id="1440" w:author="作者" w:date="2026-08-27T09:50:00Z">
        <w:r w:rsidRPr="009C74B6">
          <w:rPr>
            <w:rFonts w:hAnsi="宋体" w:cs="宋体"/>
          </w:rPr>
          <w:t>Algorithm Summary}}</w:t>
        </w:r>
      </w:ins>
    </w:p>
    <w:p w14:paraId="63183EF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434F156" w14:textId="5ABEB2E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Table~\ref{tab:complexity} summarizes the </w:t>
      </w:r>
      <w:del w:id="1441" w:author="作者" w:date="2026-08-27T09:50:00Z">
        <w:r w:rsidR="005A14BF" w:rsidRPr="00FE5058">
          <w:rPr>
            <w:rFonts w:hAnsi="宋体" w:cs="宋体" w:hint="eastAsia"/>
          </w:rPr>
          <w:delText>i</w:delText>
        </w:r>
        <w:r w:rsidR="005A14BF" w:rsidRPr="00FE5058">
          <w:rPr>
            <w:rFonts w:hAnsi="宋体" w:cs="宋体" w:hint="eastAsia"/>
          </w:rPr>
          <w:delText>nput/output</w:delText>
        </w:r>
      </w:del>
      <w:ins w:id="1442" w:author="作者" w:date="2026-08-27T09:50:00Z">
        <w:r w:rsidRPr="009C74B6">
          <w:rPr>
            <w:rFonts w:hAnsi="宋体" w:cs="宋体"/>
          </w:rPr>
          <w:t>inputs, outputs</w:t>
        </w:r>
      </w:ins>
      <w:r w:rsidRPr="009C74B6">
        <w:rPr>
          <w:rFonts w:hAnsi="宋体" w:cs="宋体"/>
        </w:rPr>
        <w:t xml:space="preserve">, core </w:t>
      </w:r>
      <w:del w:id="1443" w:author="作者" w:date="2026-08-27T09:50:00Z">
        <w:r w:rsidR="005A14BF" w:rsidRPr="00FE5058">
          <w:rPr>
            <w:rFonts w:hAnsi="宋体" w:cs="宋体" w:hint="eastAsia"/>
          </w:rPr>
          <w:delText>procedure</w:delText>
        </w:r>
      </w:del>
      <w:ins w:id="1444" w:author="作者" w:date="2026-08-27T09:50:00Z">
        <w:r w:rsidRPr="009C74B6">
          <w:rPr>
            <w:rFonts w:hAnsi="宋体" w:cs="宋体"/>
          </w:rPr>
          <w:t>procedures</w:t>
        </w:r>
      </w:ins>
      <w:r w:rsidRPr="009C74B6">
        <w:rPr>
          <w:rFonts w:hAnsi="宋体" w:cs="宋体"/>
        </w:rPr>
        <w:t xml:space="preserve">, and computational complexity of LAAVHA and ALERA </w:t>
      </w:r>
      <w:del w:id="1445" w:author="作者" w:date="2026-08-27T09:50:00Z">
        <w:r w:rsidR="005A14BF" w:rsidRPr="00FE5058">
          <w:rPr>
            <w:rFonts w:hAnsi="宋体" w:cs="宋体" w:hint="eastAsia"/>
          </w:rPr>
          <w:delText>modules in their actual</w:delText>
        </w:r>
      </w:del>
      <w:ins w:id="1446" w:author="作者" w:date="2026-08-27T09:50:00Z">
        <w:r w:rsidRPr="009C74B6">
          <w:rPr>
            <w:rFonts w:hAnsi="宋体" w:cs="宋体"/>
          </w:rPr>
          <w:t>in</w:t>
        </w:r>
      </w:ins>
      <w:r w:rsidRPr="009C74B6">
        <w:rPr>
          <w:rFonts w:hAnsi="宋体" w:cs="宋体"/>
        </w:rPr>
        <w:t xml:space="preserve"> data-flow order. The stacked-LSTM prediction module </w:t>
      </w:r>
      <w:del w:id="1447" w:author="作者" w:date="2026-08-27T09:50:00Z">
        <w:r w:rsidR="005A14BF" w:rsidRPr="00FE5058">
          <w:rPr>
            <w:rFonts w:hAnsi="宋体" w:cs="宋体" w:hint="eastAsia"/>
          </w:rPr>
          <w:delText xml:space="preserve">in </w:delText>
        </w:r>
      </w:del>
      <w:ins w:id="1448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Section~2.1</w:t>
      </w:r>
      <w:del w:id="1449" w:author="作者" w:date="2026-08-27T09:50:00Z">
        <w:r w:rsidR="005A14BF" w:rsidRPr="00FE5058">
          <w:rPr>
            <w:rFonts w:hAnsi="宋体" w:cs="宋体" w:hint="eastAsia"/>
          </w:rPr>
          <w:delText xml:space="preserve"> takes</w:delText>
        </w:r>
      </w:del>
      <w:ins w:id="1450" w:author="作者" w:date="2026-08-27T09:50:00Z">
        <w:r w:rsidRPr="009C74B6">
          <w:rPr>
            <w:rFonts w:hAnsi="宋体" w:cs="宋体"/>
          </w:rPr>
          <w:t>) processes the</w:t>
        </w:r>
      </w:ins>
      <w:r w:rsidRPr="009C74B6">
        <w:rPr>
          <w:rFonts w:hAnsi="宋体" w:cs="宋体"/>
        </w:rPr>
        <w:t xml:space="preserve"> historical state tensor $X_k\in\mathbf{R}^{10\times5}$ </w:t>
      </w:r>
      <w:del w:id="1451" w:author="作者" w:date="2026-08-27T09:50:00Z">
        <w:r w:rsidR="005A14BF" w:rsidRPr="00FE5058">
          <w:rPr>
            <w:rFonts w:hAnsi="宋体" w:cs="宋体" w:hint="eastAsia"/>
          </w:rPr>
          <w:delText>in the sliding window, ext</w:delText>
        </w:r>
        <w:r w:rsidR="005A14BF" w:rsidRPr="00FE5058">
          <w:rPr>
            <w:rFonts w:hAnsi="宋体" w:cs="宋体" w:hint="eastAsia"/>
          </w:rPr>
          <w:delText>racts temporal features using</w:delText>
        </w:r>
      </w:del>
      <w:ins w:id="1452" w:author="作者" w:date="2026-08-27T09:50:00Z">
        <w:r w:rsidRPr="009C74B6">
          <w:rPr>
            <w:rFonts w:hAnsi="宋体" w:cs="宋体"/>
          </w:rPr>
          <w:t>through</w:t>
        </w:r>
      </w:ins>
      <w:r w:rsidRPr="009C74B6">
        <w:rPr>
          <w:rFonts w:hAnsi="宋体" w:cs="宋体"/>
        </w:rPr>
        <w:t xml:space="preserve"> two LSTM layers</w:t>
      </w:r>
      <w:del w:id="1453" w:author="作者" w:date="2026-08-27T09:50:00Z">
        <w:r w:rsidR="005A14BF" w:rsidRPr="00FE5058">
          <w:rPr>
            <w:rFonts w:hAnsi="宋体" w:cs="宋体" w:hint="eastAsia"/>
          </w:rPr>
          <w:delText>, and outputs predicted next-period states</w:delText>
        </w:r>
      </w:del>
      <w:ins w:id="1454" w:author="作者" w:date="2026-08-27T09:50:00Z">
        <w:r w:rsidRPr="009C74B6">
          <w:rPr>
            <w:rFonts w:hAnsi="宋体" w:cs="宋体"/>
          </w:rPr>
          <w:t xml:space="preserve"> to generate</w:t>
        </w:r>
      </w:ins>
      <w:r w:rsidRPr="009C74B6">
        <w:rPr>
          <w:rFonts w:hAnsi="宋体" w:cs="宋体"/>
        </w:rPr>
        <w:t xml:space="preserve"> $S_{\mathrm{pred}}\in\mathbf{R}^{3\times5</w:t>
      </w:r>
      <w:del w:id="1455" w:author="作者" w:date="2026-08-27T09:50:00Z">
        <w:r w:rsidR="005A14BF" w:rsidRPr="00FE5058">
          <w:rPr>
            <w:rFonts w:hAnsi="宋体" w:cs="宋体" w:hint="eastAsia"/>
          </w:rPr>
          <w:delText xml:space="preserve">}$; its bottleneck is LSTM </w:delText>
        </w:r>
      </w:del>
      <w:ins w:id="1456" w:author="作者" w:date="2026-08-27T09:50:00Z">
        <w:r w:rsidRPr="009C74B6">
          <w:rPr>
            <w:rFonts w:hAnsi="宋体" w:cs="宋体"/>
          </w:rPr>
          <w:t xml:space="preserve">}$, with </w:t>
        </w:r>
      </w:ins>
      <w:r w:rsidRPr="009C74B6">
        <w:rPr>
          <w:rFonts w:hAnsi="宋体" w:cs="宋体"/>
        </w:rPr>
        <w:t>gate-matrix computation</w:t>
      </w:r>
      <w:del w:id="1457" w:author="作者" w:date="2026-08-27T09:50:00Z">
        <w:r w:rsidR="005A14BF" w:rsidRPr="00FE5058">
          <w:rPr>
            <w:rFonts w:hAnsi="宋体" w:cs="宋体" w:hint="eastAsia"/>
          </w:rPr>
          <w:delText xml:space="preserve">, with </w:delText>
        </w:r>
      </w:del>
      <w:ins w:id="1458" w:author="作者" w:date="2026-08-27T09:50:00Z">
        <w:r w:rsidRPr="009C74B6">
          <w:rPr>
            <w:rFonts w:hAnsi="宋体" w:cs="宋体"/>
          </w:rPr>
          <w:t xml:space="preserve"> as the bottleneck and </w:t>
        </w:r>
      </w:ins>
      <w:r w:rsidRPr="009C74B6">
        <w:rPr>
          <w:rFonts w:hAnsi="宋体" w:cs="宋体"/>
        </w:rPr>
        <w:t xml:space="preserve">complexity $O(R\cdot K\cdot d\cdot h^2)$. The dynamic-attention module </w:t>
      </w:r>
      <w:del w:id="1459" w:author="作者" w:date="2026-08-27T09:50:00Z">
        <w:r w:rsidR="005A14BF" w:rsidRPr="00FE5058">
          <w:rPr>
            <w:rFonts w:hAnsi="宋体" w:cs="宋体" w:hint="eastAsia"/>
          </w:rPr>
          <w:delText xml:space="preserve">in </w:delText>
        </w:r>
      </w:del>
      <w:ins w:id="1460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Section~2.2</w:t>
      </w:r>
      <w:del w:id="1461" w:author="作者" w:date="2026-08-27T09:50:00Z">
        <w:r w:rsidR="005A14BF" w:rsidRPr="00FE5058">
          <w:rPr>
            <w:rFonts w:hAnsi="宋体" w:cs="宋体" w:hint="eastAsia"/>
          </w:rPr>
          <w:delText xml:space="preserve"> takes</w:delText>
        </w:r>
      </w:del>
      <w:ins w:id="1462" w:author="作者" w:date="2026-08-27T09:50:00Z">
        <w:r w:rsidRPr="009C74B6">
          <w:rPr>
            <w:rFonts w:hAnsi="宋体" w:cs="宋体"/>
          </w:rPr>
          <w:t>) processes</w:t>
        </w:r>
      </w:ins>
      <w:r w:rsidRPr="009C74B6">
        <w:rPr>
          <w:rFonts w:hAnsi="宋体" w:cs="宋体"/>
        </w:rPr>
        <w:t xml:space="preserve"> $S_{\mathrm{cur}}\in\mathbf{R}^{3\times5</w:t>
      </w:r>
      <w:del w:id="1463" w:author="作者" w:date="2026-08-27T09:50:00Z">
        <w:r w:rsidR="005A14BF" w:rsidRPr="00FE5058">
          <w:rPr>
            <w:rFonts w:hAnsi="宋体" w:cs="宋体" w:hint="eastAsia"/>
          </w:rPr>
          <w:delText>}$ as self-attention input, fuses</w:delText>
        </w:r>
      </w:del>
      <w:ins w:id="1464" w:author="作者" w:date="2026-08-27T09:50:00Z">
        <w:r w:rsidRPr="009C74B6">
          <w:rPr>
            <w:rFonts w:hAnsi="宋体" w:cs="宋体"/>
          </w:rPr>
          <w:t>}$, incorporates</w:t>
        </w:r>
      </w:ins>
      <w:r w:rsidRPr="009C74B6">
        <w:rPr>
          <w:rFonts w:hAnsi="宋体" w:cs="宋体"/>
        </w:rPr>
        <w:t xml:space="preserve"> mobility features, and outputs $w\in\mathbf{R}^5$, with self-attention complexity $O(R^2\cdot d)$. Improved TOPSIS </w:t>
      </w:r>
      <w:del w:id="1465" w:author="作者" w:date="2026-08-27T09:50:00Z">
        <w:r w:rsidR="005A14BF" w:rsidRPr="00FE5058">
          <w:rPr>
            <w:rFonts w:hAnsi="宋体" w:cs="宋体" w:hint="eastAsia"/>
          </w:rPr>
          <w:delText xml:space="preserve">in </w:delText>
        </w:r>
      </w:del>
      <w:ins w:id="1466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Section~2.3</w:t>
      </w:r>
      <w:del w:id="1467" w:author="作者" w:date="2026-08-27T09:50:00Z">
        <w:r w:rsidR="005A14BF" w:rsidRPr="00FE5058">
          <w:rPr>
            <w:rFonts w:hAnsi="宋体" w:cs="宋体" w:hint="eastAsia"/>
          </w:rPr>
          <w:delText xml:space="preserve"> combines </w:delText>
        </w:r>
      </w:del>
      <w:ins w:id="1468" w:author="作者" w:date="2026-08-27T09:50:00Z">
        <w:r w:rsidRPr="009C74B6">
          <w:rPr>
            <w:rFonts w:hAnsi="宋体" w:cs="宋体"/>
          </w:rPr>
          <w:t xml:space="preserve">) fuses and normalizes </w:t>
        </w:r>
      </w:ins>
      <w:r w:rsidRPr="009C74B6">
        <w:rPr>
          <w:rFonts w:hAnsi="宋体" w:cs="宋体"/>
        </w:rPr>
        <w:t xml:space="preserve">$S_{\mathrm{cur}}$ and $S_{\mathrm{pred}}$, </w:t>
      </w:r>
      <w:del w:id="1469" w:author="作者" w:date="2026-08-27T09:50:00Z">
        <w:r w:rsidR="005A14BF" w:rsidRPr="00FE5058">
          <w:rPr>
            <w:rFonts w:hAnsi="宋体" w:cs="宋体" w:hint="eastAsia"/>
          </w:rPr>
          <w:delText>normalizes them, and</w:delText>
        </w:r>
      </w:del>
      <w:ins w:id="1470" w:author="作者" w:date="2026-08-27T09:50:00Z">
        <w:r w:rsidRPr="009C74B6">
          <w:rPr>
            <w:rFonts w:hAnsi="宋体" w:cs="宋体"/>
          </w:rPr>
          <w:t>then</w:t>
        </w:r>
      </w:ins>
      <w:r w:rsidRPr="009C74B6">
        <w:rPr>
          <w:rFonts w:hAnsi="宋体" w:cs="宋体"/>
        </w:rPr>
        <w:t xml:space="preserve"> ranks candidates </w:t>
      </w:r>
      <w:del w:id="1471" w:author="作者" w:date="2026-08-27T09:50:00Z">
        <w:r w:rsidR="005A14BF" w:rsidRPr="00FE5058">
          <w:rPr>
            <w:rFonts w:hAnsi="宋体" w:cs="宋体" w:hint="eastAsia"/>
          </w:rPr>
          <w:delText>with dynamic</w:delText>
        </w:r>
      </w:del>
      <w:ins w:id="1472" w:author="作者" w:date="2026-08-27T09:50:00Z">
        <w:r w:rsidRPr="009C74B6">
          <w:rPr>
            <w:rFonts w:hAnsi="宋体" w:cs="宋体"/>
          </w:rPr>
          <w:t>using</w:t>
        </w:r>
      </w:ins>
      <w:r w:rsidRPr="009C74B6">
        <w:rPr>
          <w:rFonts w:hAnsi="宋体" w:cs="宋体"/>
        </w:rPr>
        <w:t xml:space="preserve"> weights, producing $C_i$ with overall complexity $O(R\cdot d)$. ADH and RS-TOPSIS </w:t>
      </w:r>
      <w:del w:id="1473" w:author="作者" w:date="2026-08-27T09:50:00Z">
        <w:r w:rsidR="005A14BF" w:rsidRPr="00FE5058">
          <w:rPr>
            <w:rFonts w:hAnsi="宋体" w:cs="宋体" w:hint="eastAsia"/>
          </w:rPr>
          <w:delText>feed</w:delText>
        </w:r>
      </w:del>
      <w:ins w:id="1474" w:author="作者" w:date="2026-08-27T09:50:00Z">
        <w:r w:rsidRPr="009C74B6">
          <w:rPr>
            <w:rFonts w:hAnsi="宋体" w:cs="宋体"/>
          </w:rPr>
          <w:t>use</w:t>
        </w:r>
      </w:ins>
      <w:r w:rsidRPr="009C74B6">
        <w:rPr>
          <w:rFonts w:hAnsi="宋体" w:cs="宋体"/>
        </w:rPr>
        <w:t xml:space="preserve"> SINR</w:t>
      </w:r>
      <w:del w:id="1475" w:author="作者" w:date="2026-08-27T09:50:00Z">
        <w:r w:rsidR="005A14BF" w:rsidRPr="00FE5058">
          <w:rPr>
            <w:rFonts w:hAnsi="宋体" w:cs="宋体" w:hint="eastAsia"/>
          </w:rPr>
          <w:delText xml:space="preserve"> history</w:delText>
        </w:r>
      </w:del>
      <w:r w:rsidRPr="009C74B6">
        <w:rPr>
          <w:rFonts w:hAnsi="宋体" w:cs="宋体"/>
        </w:rPr>
        <w:t xml:space="preserve">, speed, and $C_i$ history </w:t>
      </w:r>
      <w:del w:id="1476" w:author="作者" w:date="2026-08-27T09:50:00Z">
        <w:r w:rsidR="005A14BF" w:rsidRPr="00FE5058">
          <w:rPr>
            <w:rFonts w:hAnsi="宋体" w:cs="宋体" w:hint="eastAsia"/>
          </w:rPr>
          <w:delText>back to the final decision and add only light</w:delText>
        </w:r>
      </w:del>
      <w:ins w:id="1477" w:author="作者" w:date="2026-08-27T09:50:00Z">
        <w:r w:rsidRPr="009C74B6">
          <w:rPr>
            <w:rFonts w:hAnsi="宋体" w:cs="宋体"/>
          </w:rPr>
          <w:t>for lightweight</w:t>
        </w:r>
      </w:ins>
      <w:r w:rsidRPr="009C74B6">
        <w:rPr>
          <w:rFonts w:hAnsi="宋体" w:cs="宋体"/>
        </w:rPr>
        <w:t xml:space="preserve"> statistical </w:t>
      </w:r>
      <w:del w:id="1478" w:author="作者" w:date="2026-08-27T09:50:00Z">
        <w:r w:rsidR="005A14BF" w:rsidRPr="00FE5058">
          <w:rPr>
            <w:rFonts w:hAnsi="宋体" w:cs="宋体" w:hint="eastAsia"/>
          </w:rPr>
          <w:delText>calculations</w:delText>
        </w:r>
      </w:del>
      <w:ins w:id="1479" w:author="作者" w:date="2026-08-27T09:50:00Z">
        <w:r w:rsidRPr="009C74B6">
          <w:rPr>
            <w:rFonts w:hAnsi="宋体" w:cs="宋体"/>
          </w:rPr>
          <w:t>updates</w:t>
        </w:r>
      </w:ins>
      <w:r w:rsidRPr="009C74B6">
        <w:rPr>
          <w:rFonts w:hAnsi="宋体" w:cs="宋体"/>
        </w:rPr>
        <w:t>. End-to-end inference is dominated by LSTM prediction and attention-weight generation</w:t>
      </w:r>
      <w:del w:id="1480" w:author="作者" w:date="2026-08-27T09:50:00Z">
        <w:r w:rsidR="005A14BF" w:rsidRPr="00FE5058">
          <w:rPr>
            <w:rFonts w:hAnsi="宋体" w:cs="宋体" w:hint="eastAsia"/>
          </w:rPr>
          <w:delText xml:space="preserve"> and can meet</w:delText>
        </w:r>
      </w:del>
      <w:ins w:id="1481" w:author="作者" w:date="2026-08-27T09:50:00Z">
        <w:r w:rsidRPr="009C74B6">
          <w:rPr>
            <w:rFonts w:hAnsi="宋体" w:cs="宋体"/>
          </w:rPr>
          <w:t>, supporting</w:t>
        </w:r>
      </w:ins>
      <w:r w:rsidRPr="009C74B6">
        <w:rPr>
          <w:rFonts w:hAnsi="宋体" w:cs="宋体"/>
        </w:rPr>
        <w:t xml:space="preserve"> real-time handover</w:t>
      </w:r>
      <w:del w:id="1482" w:author="作者" w:date="2026-08-27T09:50:00Z">
        <w:r w:rsidR="005A14BF" w:rsidRPr="00FE5058">
          <w:rPr>
            <w:rFonts w:hAnsi="宋体" w:cs="宋体" w:hint="eastAsia"/>
          </w:rPr>
          <w:delText>-decision requirements</w:delText>
        </w:r>
      </w:del>
      <w:ins w:id="1483" w:author="作者" w:date="2026-08-27T09:50:00Z">
        <w:r w:rsidRPr="009C74B6">
          <w:rPr>
            <w:rFonts w:hAnsi="宋体" w:cs="宋体"/>
          </w:rPr>
          <w:t xml:space="preserve"> decisions</w:t>
        </w:r>
      </w:ins>
      <w:r w:rsidRPr="009C74B6">
        <w:rPr>
          <w:rFonts w:hAnsi="宋体" w:cs="宋体"/>
        </w:rPr>
        <w:t xml:space="preserve"> in UAV remote-sensing cruise scenarios.</w:t>
      </w:r>
    </w:p>
    <w:p w14:paraId="6E1B350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4CE1DA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\begin{table}[H]</w:t>
      </w:r>
    </w:p>
    <w:p w14:paraId="1253FD2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3B23ECE7" w14:textId="60E2BEA8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</w:t>
      </w:r>
      <w:del w:id="1484" w:author="作者" w:date="2026-08-27T09:50:00Z">
        <w:r w:rsidR="005A14BF" w:rsidRPr="00FE5058">
          <w:rPr>
            <w:rFonts w:hAnsi="宋体" w:cs="宋体" w:hint="eastAsia"/>
          </w:rPr>
          <w:delText>Algorithm summary}</w:delText>
        </w:r>
      </w:del>
      <w:ins w:id="1485" w:author="作者" w:date="2026-08-27T09:50:00Z">
        <w:r w:rsidRPr="009C74B6">
          <w:rPr>
            <w:rFonts w:hAnsi="宋体" w:cs="宋体"/>
          </w:rPr>
          <w:t>Summary of the algorithms.}</w:t>
        </w:r>
      </w:ins>
    </w:p>
    <w:p w14:paraId="6C44400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\small</w:t>
      </w:r>
    </w:p>
    <w:p w14:paraId="1159D5F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\begin{tabular}{p{2.7cm}p{3.0cm}p{4.4cm}p{2.2cm}}</w:t>
      </w:r>
    </w:p>
    <w:p w14:paraId="3E71406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\toprule</w:t>
      </w:r>
    </w:p>
    <w:p w14:paraId="19C0EF6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Module &amp; Input/output &amp; Core procedure &amp; Complexity \\</w:t>
      </w:r>
    </w:p>
    <w:p w14:paraId="19AC6A6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\midrule</w:t>
      </w:r>
    </w:p>
    <w:p w14:paraId="0679D4A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Stacked-LSTM prediction &amp; In: $3\times10\times5$ state tensor; out: predicted state &amp; $\mathrm{LSTM}_1(5\rightarrow128)\rightarrow\mathrm{LSTM}_2(128\rightarrow64)\rightarrow$fc($64\rightarrow5$) &amp; $O(R\cdot K\cdot d\cdot h^2)$ \\</w:t>
      </w:r>
    </w:p>
    <w:p w14:paraId="0AE07E4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Attention dynamic weights &amp; In: $3\times5$ state matrix + mobility features; out: 5-D dynamic weights &amp; Self-Attn$\rightarrow$mean pooling$\rightarrow$concatenate mobility features$\rightarrow$softmax &amp; $O(R^2\cdot d)$ \\</w:t>
      </w:r>
    </w:p>
    <w:p w14:paraId="6158978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Improved TOPSIS &amp; In: current + predicted states + dynamic weights; out: candidate closeness $C_i$ &amp; Fused matrix$\rightarrow$weighted normalization$\rightarrow$positive/negative ideal solutions$\rightarrow$closeness &amp; $O(R\cdot d)$ \\</w:t>
      </w:r>
    </w:p>
    <w:p w14:paraId="1EB9B89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ADH &amp; In: SINR history + flight speed; out: adaptive $\Delta_{\mathrm{th}},T_h$ &amp; SINR-variation calculation$\rightarrow$linear threshold adjustment$\rightarrow$window adaptation &amp; $O(1)$ \\</w:t>
      </w:r>
    </w:p>
    <w:p w14:paraId="55EB223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RS-TOPSIS &amp; In: recent closeness history; out: LCB-adjusted ranking &amp; Historical standard deviation$\rightarrow$penalty calculation$\rightarrow C_i^{\mathrm{robust}}$ ranking &amp; $O(R\cdot K_c)$ \\</w:t>
      </w:r>
    </w:p>
    <w:p w14:paraId="388C7C0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\bottomrule</w:t>
      </w:r>
    </w:p>
    <w:p w14:paraId="007E456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\end{tabular}</w:t>
      </w:r>
    </w:p>
    <w:p w14:paraId="073835E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\label{tab:complexity}</w:t>
      </w:r>
    </w:p>
    <w:p w14:paraId="1278204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\end{table}</w:t>
      </w:r>
    </w:p>
    <w:p w14:paraId="257B2ED4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1C053D9" w14:textId="58016F3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\section{Simulation </w:t>
      </w:r>
      <w:del w:id="1486" w:author="作者" w:date="2026-08-27T09:50:00Z">
        <w:r w:rsidR="005A14BF" w:rsidRPr="00FE5058">
          <w:rPr>
            <w:rFonts w:hAnsi="宋体" w:cs="宋体" w:hint="eastAsia"/>
          </w:rPr>
          <w:delText>experiments</w:delText>
        </w:r>
      </w:del>
      <w:ins w:id="1487" w:author="作者" w:date="2026-08-27T09:50:00Z">
        <w:r w:rsidRPr="009C74B6">
          <w:rPr>
            <w:rFonts w:hAnsi="宋体" w:cs="宋体"/>
          </w:rPr>
          <w:t>Experiments</w:t>
        </w:r>
      </w:ins>
      <w:r w:rsidRPr="009C74B6">
        <w:rPr>
          <w:rFonts w:hAnsi="宋体" w:cs="宋体"/>
        </w:rPr>
        <w:t xml:space="preserve"> and </w:t>
      </w:r>
      <w:del w:id="1488" w:author="作者" w:date="2026-08-27T09:50:00Z">
        <w:r w:rsidR="005A14BF" w:rsidRPr="00FE5058">
          <w:rPr>
            <w:rFonts w:hAnsi="宋体" w:cs="宋体" w:hint="eastAsia"/>
          </w:rPr>
          <w:delText>results analysis</w:delText>
        </w:r>
      </w:del>
      <w:ins w:id="1489" w:author="作者" w:date="2026-08-27T09:50:00Z">
        <w:r w:rsidRPr="009C74B6">
          <w:rPr>
            <w:rFonts w:hAnsi="宋体" w:cs="宋体"/>
          </w:rPr>
          <w:t>Results Analysis</w:t>
        </w:r>
      </w:ins>
      <w:r w:rsidRPr="009C74B6">
        <w:rPr>
          <w:rFonts w:hAnsi="宋体" w:cs="宋体"/>
        </w:rPr>
        <w:t>}</w:t>
      </w:r>
    </w:p>
    <w:p w14:paraId="4A5D58F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A2B464C" w14:textId="356B72A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1490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{Experimental </w:t>
      </w:r>
      <w:del w:id="1491" w:author="作者" w:date="2026-08-27T09:50:00Z">
        <w:r w:rsidR="005A14BF" w:rsidRPr="00FE5058">
          <w:rPr>
            <w:rFonts w:hAnsi="宋体" w:cs="宋体" w:hint="eastAsia"/>
          </w:rPr>
          <w:delText>platform</w:delText>
        </w:r>
      </w:del>
      <w:ins w:id="1492" w:author="作者" w:date="2026-08-27T09:50:00Z">
        <w:r w:rsidRPr="009C74B6">
          <w:rPr>
            <w:rFonts w:hAnsi="宋体" w:cs="宋体"/>
          </w:rPr>
          <w:t>Platform</w:t>
        </w:r>
      </w:ins>
      <w:r w:rsidRPr="009C74B6">
        <w:rPr>
          <w:rFonts w:hAnsi="宋体" w:cs="宋体"/>
        </w:rPr>
        <w:t xml:space="preserve"> and </w:t>
      </w:r>
      <w:del w:id="1493" w:author="作者" w:date="2026-08-27T09:50:00Z">
        <w:r w:rsidR="005A14BF" w:rsidRPr="00FE5058">
          <w:rPr>
            <w:rFonts w:hAnsi="宋体" w:cs="宋体" w:hint="eastAsia"/>
          </w:rPr>
          <w:delText>parameter settings}</w:delText>
        </w:r>
      </w:del>
      <w:ins w:id="1494" w:author="作者" w:date="2026-08-27T09:50:00Z">
        <w:r w:rsidRPr="009C74B6">
          <w:rPr>
            <w:rFonts w:hAnsi="宋体" w:cs="宋体"/>
          </w:rPr>
          <w:t>Parameter Settings}}</w:t>
        </w:r>
      </w:ins>
    </w:p>
    <w:p w14:paraId="6934D81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B535F73" w14:textId="49B9B805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To </w:t>
      </w:r>
      <w:del w:id="1495" w:author="作者" w:date="2026-08-27T09:50:00Z">
        <w:r w:rsidR="005A14BF" w:rsidRPr="00FE5058">
          <w:rPr>
            <w:rFonts w:hAnsi="宋体" w:cs="宋体" w:hint="eastAsia"/>
          </w:rPr>
          <w:delText>validate</w:delText>
        </w:r>
      </w:del>
      <w:ins w:id="1496" w:author="作者" w:date="2026-08-27T09:50:00Z">
        <w:r w:rsidRPr="009C74B6">
          <w:rPr>
            <w:rFonts w:hAnsi="宋体" w:cs="宋体"/>
          </w:rPr>
          <w:t>evaluate</w:t>
        </w:r>
      </w:ins>
      <w:r w:rsidRPr="009C74B6">
        <w:rPr>
          <w:rFonts w:hAnsi="宋体" w:cs="宋体"/>
        </w:rPr>
        <w:t xml:space="preserve"> LAAVHA/ALERA </w:t>
      </w:r>
      <w:del w:id="1497" w:author="作者" w:date="2026-08-27T09:50:00Z">
        <w:r w:rsidR="005A14BF" w:rsidRPr="00FE5058">
          <w:rPr>
            <w:rFonts w:hAnsi="宋体" w:cs="宋体" w:hint="eastAsia"/>
          </w:rPr>
          <w:delText xml:space="preserve">decision performance </w:delText>
        </w:r>
      </w:del>
      <w:r w:rsidRPr="009C74B6">
        <w:rPr>
          <w:rFonts w:hAnsi="宋体" w:cs="宋体"/>
        </w:rPr>
        <w:t>in UAV remote-sensing heterogeneous</w:t>
      </w:r>
      <w:del w:id="1498" w:author="作者" w:date="2026-08-27T09:50:00Z">
        <w:r w:rsidR="005A14BF" w:rsidRPr="00FE5058">
          <w:rPr>
            <w:rFonts w:hAnsi="宋体" w:cs="宋体" w:hint="eastAsia"/>
          </w:rPr>
          <w:delText>-network scenarios</w:delText>
        </w:r>
      </w:del>
      <w:ins w:id="1499" w:author="作者" w:date="2026-08-27T09:50:00Z">
        <w:r w:rsidRPr="009C74B6">
          <w:rPr>
            <w:rFonts w:hAnsi="宋体" w:cs="宋体"/>
          </w:rPr>
          <w:t xml:space="preserve"> networks</w:t>
        </w:r>
      </w:ins>
      <w:r w:rsidRPr="009C74B6">
        <w:rPr>
          <w:rFonts w:hAnsi="宋体" w:cs="宋体"/>
        </w:rPr>
        <w:t xml:space="preserve">, a </w:t>
      </w:r>
      <w:del w:id="1500" w:author="作者" w:date="2026-08-27T09:50:00Z">
        <w:r w:rsidR="005A14BF" w:rsidRPr="00FE5058">
          <w:rPr>
            <w:rFonts w:hAnsi="宋体" w:cs="宋体" w:hint="eastAsia"/>
          </w:rPr>
          <w:delText>network-</w:delText>
        </w:r>
      </w:del>
      <w:r w:rsidRPr="009C74B6">
        <w:rPr>
          <w:rFonts w:hAnsi="宋体" w:cs="宋体"/>
        </w:rPr>
        <w:t xml:space="preserve">simulation and </w:t>
      </w:r>
      <w:del w:id="1501" w:author="作者" w:date="2026-08-27T09:50:00Z">
        <w:r w:rsidR="005A14BF" w:rsidRPr="00FE5058">
          <w:rPr>
            <w:rFonts w:hAnsi="宋体" w:cs="宋体" w:hint="eastAsia"/>
          </w:rPr>
          <w:delText>model-</w:delText>
        </w:r>
      </w:del>
      <w:r w:rsidRPr="009C74B6">
        <w:rPr>
          <w:rFonts w:hAnsi="宋体" w:cs="宋体"/>
        </w:rPr>
        <w:t xml:space="preserve">inference platform was </w:t>
      </w:r>
      <w:del w:id="1502" w:author="作者" w:date="2026-08-27T09:50:00Z">
        <w:r w:rsidR="005A14BF" w:rsidRPr="00FE5058">
          <w:rPr>
            <w:rFonts w:hAnsi="宋体" w:cs="宋体" w:hint="eastAsia"/>
          </w:rPr>
          <w:delText>bui</w:delText>
        </w:r>
        <w:r w:rsidR="005A14BF" w:rsidRPr="00FE5058">
          <w:rPr>
            <w:rFonts w:hAnsi="宋体" w:cs="宋体" w:hint="eastAsia"/>
          </w:rPr>
          <w:delText xml:space="preserve">lt with </w:delText>
        </w:r>
      </w:del>
      <w:ins w:id="1503" w:author="作者" w:date="2026-08-27T09:50:00Z">
        <w:r w:rsidRPr="009C74B6">
          <w:rPr>
            <w:rFonts w:hAnsi="宋体" w:cs="宋体"/>
          </w:rPr>
          <w:t xml:space="preserve">developed using </w:t>
        </w:r>
      </w:ins>
      <w:r w:rsidRPr="009C74B6">
        <w:rPr>
          <w:rFonts w:hAnsi="宋体" w:cs="宋体"/>
        </w:rPr>
        <w:t>ns-3.45</w:t>
      </w:r>
      <w:ins w:id="1504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>\upcite{32} and its AI extension ns3-ai</w:t>
      </w:r>
      <w:ins w:id="1505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\upcite{33}. ns-3 </w:t>
      </w:r>
      <w:del w:id="1506" w:author="作者" w:date="2026-08-27T09:50:00Z">
        <w:r w:rsidR="005A14BF" w:rsidRPr="00FE5058">
          <w:rPr>
            <w:rFonts w:hAnsi="宋体" w:cs="宋体" w:hint="eastAsia"/>
          </w:rPr>
          <w:delText>deploys</w:delText>
        </w:r>
      </w:del>
      <w:ins w:id="1507" w:author="作者" w:date="2026-08-27T09:50:00Z">
        <w:r w:rsidRPr="009C74B6">
          <w:rPr>
            <w:rFonts w:hAnsi="宋体" w:cs="宋体"/>
          </w:rPr>
          <w:t>implements</w:t>
        </w:r>
      </w:ins>
      <w:r w:rsidRPr="009C74B6">
        <w:rPr>
          <w:rFonts w:hAnsi="宋体" w:cs="宋体"/>
        </w:rPr>
        <w:t xml:space="preserve"> the 5G/LTE/</w:t>
      </w:r>
      <w:del w:id="1508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1509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topology, </w:t>
      </w:r>
      <w:del w:id="1510" w:author="作者" w:date="2026-08-27T09:50:00Z">
        <w:r w:rsidR="005A14BF" w:rsidRPr="00FE5058">
          <w:rPr>
            <w:rFonts w:hAnsi="宋体" w:cs="宋体" w:hint="eastAsia"/>
          </w:rPr>
          <w:delText xml:space="preserve">simulates </w:delText>
        </w:r>
      </w:del>
      <w:r w:rsidRPr="009C74B6">
        <w:rPr>
          <w:rFonts w:hAnsi="宋体" w:cs="宋体"/>
        </w:rPr>
        <w:t xml:space="preserve">UAV mobility, and </w:t>
      </w:r>
      <w:del w:id="1511" w:author="作者" w:date="2026-08-27T09:50:00Z">
        <w:r w:rsidR="005A14BF" w:rsidRPr="00FE5058">
          <w:rPr>
            <w:rFonts w:hAnsi="宋体" w:cs="宋体" w:hint="eastAsia"/>
          </w:rPr>
          <w:delText xml:space="preserve">collects </w:delText>
        </w:r>
      </w:del>
      <w:r w:rsidRPr="009C74B6">
        <w:rPr>
          <w:rFonts w:hAnsi="宋体" w:cs="宋体"/>
        </w:rPr>
        <w:t xml:space="preserve">physical- and transport-layer </w:t>
      </w:r>
      <w:del w:id="1512" w:author="作者" w:date="2026-08-27T09:50:00Z">
        <w:r w:rsidR="005A14BF" w:rsidRPr="00FE5058">
          <w:rPr>
            <w:rFonts w:hAnsi="宋体" w:cs="宋体" w:hint="eastAsia"/>
          </w:rPr>
          <w:delText xml:space="preserve">indicators; </w:delText>
        </w:r>
      </w:del>
      <w:ins w:id="1513" w:author="作者" w:date="2026-08-27T09:50:00Z">
        <w:r w:rsidRPr="009C74B6">
          <w:rPr>
            <w:rFonts w:hAnsi="宋体" w:cs="宋体"/>
          </w:rPr>
          <w:t xml:space="preserve">measurements, while </w:t>
        </w:r>
      </w:ins>
      <w:r w:rsidRPr="009C74B6">
        <w:rPr>
          <w:rFonts w:hAnsi="宋体" w:cs="宋体"/>
        </w:rPr>
        <w:t xml:space="preserve">ns3-ai </w:t>
      </w:r>
      <w:del w:id="1514" w:author="作者" w:date="2026-08-27T09:50:00Z">
        <w:r w:rsidR="005A14BF" w:rsidRPr="00FE5058">
          <w:rPr>
            <w:rFonts w:hAnsi="宋体" w:cs="宋体" w:hint="eastAsia"/>
          </w:rPr>
          <w:delText>establishes</w:delText>
        </w:r>
      </w:del>
      <w:ins w:id="1515" w:author="作者" w:date="2026-08-27T09:50:00Z">
        <w:r w:rsidRPr="009C74B6">
          <w:rPr>
            <w:rFonts w:hAnsi="宋体" w:cs="宋体"/>
          </w:rPr>
          <w:t>enables</w:t>
        </w:r>
      </w:ins>
      <w:r w:rsidRPr="009C74B6">
        <w:rPr>
          <w:rFonts w:hAnsi="宋体" w:cs="宋体"/>
        </w:rPr>
        <w:t xml:space="preserve"> bidirectional </w:t>
      </w:r>
      <w:ins w:id="1516" w:author="作者" w:date="2026-08-27T09:50:00Z">
        <w:r w:rsidRPr="009C74B6">
          <w:rPr>
            <w:rFonts w:hAnsi="宋体" w:cs="宋体"/>
          </w:rPr>
          <w:t xml:space="preserve">simulation-inference </w:t>
        </w:r>
      </w:ins>
      <w:r w:rsidRPr="009C74B6">
        <w:rPr>
          <w:rFonts w:hAnsi="宋体" w:cs="宋体"/>
        </w:rPr>
        <w:t xml:space="preserve">communication </w:t>
      </w:r>
      <w:del w:id="1517" w:author="作者" w:date="2026-08-27T09:50:00Z">
        <w:r w:rsidR="005A14BF" w:rsidRPr="00FE5058">
          <w:rPr>
            <w:rFonts w:hAnsi="宋体" w:cs="宋体" w:hint="eastAsia"/>
          </w:rPr>
          <w:delText>between simulation and i</w:delText>
        </w:r>
        <w:r w:rsidR="005A14BF" w:rsidRPr="00FE5058">
          <w:rPr>
            <w:rFonts w:hAnsi="宋体" w:cs="宋体" w:hint="eastAsia"/>
          </w:rPr>
          <w:delText xml:space="preserve">nference </w:delText>
        </w:r>
      </w:del>
      <w:r w:rsidRPr="009C74B6">
        <w:rPr>
          <w:rFonts w:hAnsi="宋体" w:cs="宋体"/>
        </w:rPr>
        <w:t xml:space="preserve">through shared memory. </w:t>
      </w:r>
      <w:del w:id="1518" w:author="作者" w:date="2026-08-27T09:50:00Z">
        <w:r w:rsidR="005A14BF" w:rsidRPr="00FE5058">
          <w:rPr>
            <w:rFonts w:hAnsi="宋体" w:cs="宋体" w:hint="eastAsia"/>
          </w:rPr>
          <w:delText>In each</w:delText>
        </w:r>
      </w:del>
      <w:ins w:id="1519" w:author="作者" w:date="2026-08-27T09:50:00Z">
        <w:r w:rsidRPr="009C74B6">
          <w:rPr>
            <w:rFonts w:hAnsi="宋体" w:cs="宋体"/>
          </w:rPr>
          <w:t>Each</w:t>
        </w:r>
      </w:ins>
      <w:r w:rsidRPr="009C74B6">
        <w:rPr>
          <w:rFonts w:hAnsi="宋体" w:cs="宋体"/>
        </w:rPr>
        <w:t xml:space="preserve"> decision period</w:t>
      </w:r>
      <w:del w:id="1520" w:author="作者" w:date="2026-08-27T09:50:00Z">
        <w:r w:rsidR="005A14BF" w:rsidRPr="00FE5058">
          <w:rPr>
            <w:rFonts w:hAnsi="宋体" w:cs="宋体" w:hint="eastAsia"/>
          </w:rPr>
          <w:delText xml:space="preserve">, the simulation side writes the </w:delText>
        </w:r>
      </w:del>
      <w:ins w:id="1521" w:author="作者" w:date="2026-08-27T09:50:00Z">
        <w:r w:rsidRPr="009C74B6">
          <w:rPr>
            <w:rFonts w:hAnsi="宋体" w:cs="宋体"/>
          </w:rPr>
          <w:t xml:space="preserve"> transfers a </w:t>
        </w:r>
      </w:ins>
      <w:r w:rsidRPr="009C74B6">
        <w:rPr>
          <w:rFonts w:hAnsi="宋体" w:cs="宋体"/>
        </w:rPr>
        <w:t xml:space="preserve">10-step history </w:t>
      </w:r>
      <w:del w:id="1522" w:author="作者" w:date="2026-08-27T09:50:00Z">
        <w:r w:rsidR="005A14BF" w:rsidRPr="00FE5058">
          <w:rPr>
            <w:rFonts w:hAnsi="宋体" w:cs="宋体" w:hint="eastAsia"/>
          </w:rPr>
          <w:delText>$\times$</w:delText>
        </w:r>
      </w:del>
      <w:ins w:id="1523" w:author="作者" w:date="2026-08-27T09:50:00Z">
        <w:r w:rsidRPr="009C74B6">
          <w:rPr>
            <w:rFonts w:hAnsi="宋体" w:cs="宋体"/>
          </w:rPr>
          <w:t>of</w:t>
        </w:r>
      </w:ins>
      <w:r w:rsidRPr="009C74B6">
        <w:rPr>
          <w:rFonts w:hAnsi="宋体" w:cs="宋体"/>
        </w:rPr>
        <w:t xml:space="preserve"> five indicators for </w:t>
      </w:r>
      <w:del w:id="1524" w:author="作者" w:date="2026-08-27T09:50:00Z">
        <w:r w:rsidR="005A14BF" w:rsidRPr="00FE5058">
          <w:rPr>
            <w:rFonts w:hAnsi="宋体" w:cs="宋体" w:hint="eastAsia"/>
          </w:rPr>
          <w:delText xml:space="preserve">each of </w:delText>
        </w:r>
      </w:del>
      <w:r w:rsidRPr="009C74B6">
        <w:rPr>
          <w:rFonts w:hAnsi="宋体" w:cs="宋体"/>
        </w:rPr>
        <w:t xml:space="preserve">three </w:t>
      </w:r>
      <w:del w:id="1525" w:author="作者" w:date="2026-08-27T09:50:00Z">
        <w:r w:rsidR="005A14BF" w:rsidRPr="00FE5058">
          <w:rPr>
            <w:rFonts w:hAnsi="宋体" w:cs="宋体" w:hint="eastAsia"/>
          </w:rPr>
          <w:delText xml:space="preserve">candidates, totaling </w:delText>
        </w:r>
      </w:del>
      <w:ins w:id="1526" w:author="作者" w:date="2026-08-27T09:50:00Z">
        <w:r w:rsidRPr="009C74B6">
          <w:rPr>
            <w:rFonts w:hAnsi="宋体" w:cs="宋体"/>
          </w:rPr>
          <w:t>candidate networks (</w:t>
        </w:r>
      </w:ins>
      <w:r w:rsidRPr="009C74B6">
        <w:rPr>
          <w:rFonts w:hAnsi="宋体" w:cs="宋体"/>
        </w:rPr>
        <w:t>150 dimensions</w:t>
      </w:r>
      <w:del w:id="1527" w:author="作者" w:date="2026-08-27T09:50:00Z">
        <w:r w:rsidR="005A14BF" w:rsidRPr="00FE5058">
          <w:rPr>
            <w:rFonts w:hAnsi="宋体" w:cs="宋体" w:hint="eastAsia"/>
          </w:rPr>
          <w:delText>,</w:delText>
        </w:r>
      </w:del>
      <w:ins w:id="1528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and </w:t>
      </w:r>
      <w:ins w:id="1529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mobility state to shared memory. The inference </w:t>
      </w:r>
      <w:del w:id="1530" w:author="作者" w:date="2026-08-27T09:50:00Z">
        <w:r w:rsidR="005A14BF" w:rsidRPr="00FE5058">
          <w:rPr>
            <w:rFonts w:hAnsi="宋体" w:cs="宋体" w:hint="eastAsia"/>
          </w:rPr>
          <w:delText>side</w:delText>
        </w:r>
      </w:del>
      <w:ins w:id="1531" w:author="作者" w:date="2026-08-27T09:50:00Z">
        <w:r w:rsidRPr="009C74B6">
          <w:rPr>
            <w:rFonts w:hAnsi="宋体" w:cs="宋体"/>
          </w:rPr>
          <w:t>module</w:t>
        </w:r>
      </w:ins>
      <w:r w:rsidRPr="009C74B6">
        <w:rPr>
          <w:rFonts w:hAnsi="宋体" w:cs="宋体"/>
        </w:rPr>
        <w:t xml:space="preserve"> loads the trained LAAVHA model, reads </w:t>
      </w:r>
      <w:ins w:id="1532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network state, speed, altitude, and current</w:t>
      </w:r>
      <w:del w:id="1533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534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network identifier, and returns the target-network identifier and candidate scores</w:t>
      </w:r>
      <w:del w:id="1535" w:author="作者" w:date="2026-08-27T09:50:00Z">
        <w:r w:rsidR="005A14BF" w:rsidRPr="00FE5058">
          <w:rPr>
            <w:rFonts w:hAnsi="宋体" w:cs="宋体" w:hint="eastAsia"/>
          </w:rPr>
          <w:delText>;</w:delText>
        </w:r>
      </w:del>
      <w:ins w:id="1536" w:author="作者" w:date="2026-08-27T09:50:00Z">
        <w:r w:rsidRPr="009C74B6">
          <w:rPr>
            <w:rFonts w:hAnsi="宋体" w:cs="宋体"/>
          </w:rPr>
          <w:t>. Network</w:t>
        </w:r>
      </w:ins>
      <w:r w:rsidRPr="009C74B6">
        <w:rPr>
          <w:rFonts w:hAnsi="宋体" w:cs="宋体"/>
        </w:rPr>
        <w:t xml:space="preserve"> identifiers are 0=5G, 1=LTE, and 2=</w:t>
      </w:r>
      <w:del w:id="1537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1538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. The model input </w:t>
      </w:r>
      <w:del w:id="1539" w:author="作者" w:date="2026-08-27T09:50:00Z">
        <w:r w:rsidR="005A14BF" w:rsidRPr="00FE5058">
          <w:rPr>
            <w:rFonts w:hAnsi="宋体" w:cs="宋体" w:hint="eastAsia"/>
          </w:rPr>
          <w:delText>is the historical series of</w:delText>
        </w:r>
      </w:del>
      <w:ins w:id="1540" w:author="作者" w:date="2026-08-27T09:50:00Z">
        <w:r w:rsidRPr="009C74B6">
          <w:rPr>
            <w:rFonts w:hAnsi="宋体" w:cs="宋体"/>
          </w:rPr>
          <w:t>comprises</w:t>
        </w:r>
      </w:ins>
      <w:r w:rsidRPr="009C74B6">
        <w:rPr>
          <w:rFonts w:hAnsi="宋体" w:cs="宋体"/>
        </w:rPr>
        <w:t xml:space="preserve"> five indicators for each candidate </w:t>
      </w:r>
      <w:ins w:id="1541" w:author="作者" w:date="2026-08-27T09:50:00Z">
        <w:r w:rsidRPr="009C74B6">
          <w:rPr>
            <w:rFonts w:hAnsi="宋体" w:cs="宋体"/>
          </w:rPr>
          <w:t xml:space="preserve">network </w:t>
        </w:r>
      </w:ins>
      <w:r w:rsidRPr="009C74B6">
        <w:rPr>
          <w:rFonts w:hAnsi="宋体" w:cs="宋体"/>
        </w:rPr>
        <w:t>($3$ networks $\times10$ time steps $\times5$ indicators = 150 dimensions</w:t>
      </w:r>
      <w:del w:id="1542" w:author="作者" w:date="2026-08-27T09:50:00Z">
        <w:r w:rsidR="005A14BF" w:rsidRPr="00FE5058">
          <w:rPr>
            <w:rFonts w:hAnsi="宋体" w:cs="宋体" w:hint="eastAsia"/>
          </w:rPr>
          <w:delText>);</w:delText>
        </w:r>
      </w:del>
      <w:ins w:id="1543" w:author="作者" w:date="2026-08-27T09:50:00Z">
        <w:r w:rsidRPr="009C74B6">
          <w:rPr>
            <w:rFonts w:hAnsi="宋体" w:cs="宋体"/>
          </w:rPr>
          <w:t>), with</w:t>
        </w:r>
      </w:ins>
      <w:r w:rsidRPr="009C74B6">
        <w:rPr>
          <w:rFonts w:hAnsi="宋体" w:cs="宋体"/>
        </w:rPr>
        <w:t xml:space="preserve"> each network</w:t>
      </w:r>
      <w:ins w:id="1544" w:author="作者" w:date="2026-08-27T09:50:00Z">
        <w:r w:rsidRPr="009C74B6">
          <w:rPr>
            <w:rFonts w:hAnsi="宋体" w:cs="宋体"/>
          </w:rPr>
          <w:t xml:space="preserve"> processed</w:t>
        </w:r>
      </w:ins>
      <w:r w:rsidRPr="009C74B6">
        <w:rPr>
          <w:rFonts w:hAnsi="宋体" w:cs="宋体"/>
        </w:rPr>
        <w:t xml:space="preserve"> independently </w:t>
      </w:r>
      <w:del w:id="1545" w:author="作者" w:date="2026-08-27T09:50:00Z">
        <w:r w:rsidR="005A14BF" w:rsidRPr="00FE5058">
          <w:rPr>
            <w:rFonts w:hAnsi="宋体" w:cs="宋体" w:hint="eastAsia"/>
          </w:rPr>
          <w:delText>passes through</w:delText>
        </w:r>
      </w:del>
      <w:ins w:id="1546" w:author="作者" w:date="2026-08-27T09:50:00Z">
        <w:r w:rsidRPr="009C74B6">
          <w:rPr>
            <w:rFonts w:hAnsi="宋体" w:cs="宋体"/>
          </w:rPr>
          <w:t>by</w:t>
        </w:r>
      </w:ins>
      <w:r w:rsidRPr="009C74B6">
        <w:rPr>
          <w:rFonts w:hAnsi="宋体" w:cs="宋体"/>
        </w:rPr>
        <w:t xml:space="preserve"> the stacked LSTM. Mobility input </w:t>
      </w:r>
      <w:del w:id="1547" w:author="作者" w:date="2026-08-27T09:50:00Z">
        <w:r w:rsidR="005A14BF" w:rsidRPr="00FE5058">
          <w:rPr>
            <w:rFonts w:hAnsi="宋体" w:cs="宋体" w:hint="eastAsia"/>
          </w:rPr>
          <w:delText>has two dimensions,</w:delText>
        </w:r>
      </w:del>
      <w:ins w:id="1548" w:author="作者" w:date="2026-08-27T09:50:00Z">
        <w:r w:rsidRPr="009C74B6">
          <w:rPr>
            <w:rFonts w:hAnsi="宋体" w:cs="宋体"/>
          </w:rPr>
          <w:t>comprises</w:t>
        </w:r>
      </w:ins>
      <w:r w:rsidRPr="009C74B6">
        <w:rPr>
          <w:rFonts w:hAnsi="宋体" w:cs="宋体"/>
        </w:rPr>
        <w:t xml:space="preserve"> speed and altitude. The model outputs a five-dimensional </w:t>
      </w:r>
      <w:r w:rsidRPr="009C74B6">
        <w:rPr>
          <w:rFonts w:hAnsi="宋体" w:cs="宋体"/>
        </w:rPr>
        <w:lastRenderedPageBreak/>
        <w:t xml:space="preserve">predicted state and </w:t>
      </w:r>
      <w:del w:id="1549" w:author="作者" w:date="2026-08-27T09:50:00Z">
        <w:r w:rsidR="005A14BF" w:rsidRPr="00FE5058">
          <w:rPr>
            <w:rFonts w:hAnsi="宋体" w:cs="宋体" w:hint="eastAsia"/>
          </w:rPr>
          <w:delText xml:space="preserve">a five-dimensional </w:delText>
        </w:r>
      </w:del>
      <w:r w:rsidRPr="009C74B6">
        <w:rPr>
          <w:rFonts w:hAnsi="宋体" w:cs="宋体"/>
        </w:rPr>
        <w:t xml:space="preserve">dynamic weight, </w:t>
      </w:r>
      <w:del w:id="1550" w:author="作者" w:date="2026-08-27T09:50:00Z">
        <w:r w:rsidR="005A14BF" w:rsidRPr="00FE5058">
          <w:rPr>
            <w:rFonts w:hAnsi="宋体" w:cs="宋体" w:hint="eastAsia"/>
          </w:rPr>
          <w:delText>then produces</w:delText>
        </w:r>
      </w:del>
      <w:ins w:id="1551" w:author="作者" w:date="2026-08-27T09:50:00Z">
        <w:r w:rsidRPr="009C74B6">
          <w:rPr>
            <w:rFonts w:hAnsi="宋体" w:cs="宋体"/>
          </w:rPr>
          <w:t>followed by</w:t>
        </w:r>
      </w:ins>
      <w:r w:rsidRPr="009C74B6">
        <w:rPr>
          <w:rFonts w:hAnsi="宋体" w:cs="宋体"/>
        </w:rPr>
        <w:t xml:space="preserve"> candidate </w:t>
      </w:r>
      <w:del w:id="1552" w:author="作者" w:date="2026-08-27T09:50:00Z">
        <w:r w:rsidR="005A14BF" w:rsidRPr="00FE5058">
          <w:rPr>
            <w:rFonts w:hAnsi="宋体" w:cs="宋体" w:hint="eastAsia"/>
          </w:rPr>
          <w:delText>scores</w:delText>
        </w:r>
      </w:del>
      <w:ins w:id="1553" w:author="作者" w:date="2026-08-27T09:50:00Z">
        <w:r w:rsidRPr="009C74B6">
          <w:rPr>
            <w:rFonts w:hAnsi="宋体" w:cs="宋体"/>
          </w:rPr>
          <w:t>scoring</w:t>
        </w:r>
      </w:ins>
      <w:r w:rsidRPr="009C74B6">
        <w:rPr>
          <w:rFonts w:hAnsi="宋体" w:cs="宋体"/>
        </w:rPr>
        <w:t xml:space="preserve"> through improved TOPSIS. Fifty random seeds (200</w:t>
      </w:r>
      <w:del w:id="1554" w:author="作者" w:date="2026-08-27T09:50:00Z">
        <w:r w:rsidR="005A14BF" w:rsidRPr="00FE5058">
          <w:rPr>
            <w:rFonts w:hAnsi="宋体" w:cs="宋体" w:hint="eastAsia"/>
          </w:rPr>
          <w:delText>$\sim$</w:delText>
        </w:r>
      </w:del>
      <w:ins w:id="1555" w:author="作者" w:date="2026-08-27T09:50:00Z">
        <w:r w:rsidRPr="009C74B6">
          <w:rPr>
            <w:rFonts w:hAnsi="宋体" w:cs="宋体"/>
          </w:rPr>
          <w:t>--</w:t>
        </w:r>
      </w:ins>
      <w:r w:rsidRPr="009C74B6">
        <w:rPr>
          <w:rFonts w:hAnsi="宋体" w:cs="宋体"/>
        </w:rPr>
        <w:t xml:space="preserve">249) simulate remote-sensing cruise </w:t>
      </w:r>
      <w:del w:id="1556" w:author="作者" w:date="2026-08-27T09:50:00Z">
        <w:r w:rsidR="005A14BF" w:rsidRPr="00FE5058">
          <w:rPr>
            <w:rFonts w:hAnsi="宋体" w:cs="宋体" w:hint="eastAsia"/>
          </w:rPr>
          <w:delText xml:space="preserve">missions </w:delText>
        </w:r>
      </w:del>
      <w:r w:rsidRPr="009C74B6">
        <w:rPr>
          <w:rFonts w:hAnsi="宋体" w:cs="宋体"/>
        </w:rPr>
        <w:t xml:space="preserve">with </w:t>
      </w:r>
      <w:del w:id="1557" w:author="作者" w:date="2026-08-27T09:50:00Z">
        <w:r w:rsidR="005A14BF" w:rsidRPr="00FE5058">
          <w:rPr>
            <w:rFonts w:hAnsi="宋体" w:cs="宋体" w:hint="eastAsia"/>
          </w:rPr>
          <w:delText>different</w:delText>
        </w:r>
      </w:del>
      <w:ins w:id="1558" w:author="作者" w:date="2026-08-27T09:50:00Z">
        <w:r w:rsidRPr="009C74B6">
          <w:rPr>
            <w:rFonts w:hAnsi="宋体" w:cs="宋体"/>
          </w:rPr>
          <w:t>varied</w:t>
        </w:r>
      </w:ins>
      <w:r w:rsidRPr="009C74B6">
        <w:rPr>
          <w:rFonts w:hAnsi="宋体" w:cs="宋体"/>
        </w:rPr>
        <w:t xml:space="preserve"> initial positions and altitudes. Each simulation lasts $10~\mathrm{s}$ with a $0.1~\mathrm{s}$ decision period</w:t>
      </w:r>
      <w:del w:id="1559" w:author="作者" w:date="2026-08-27T09:50:00Z">
        <w:r w:rsidR="005A14BF" w:rsidRPr="00FE5058">
          <w:rPr>
            <w:rFonts w:hAnsi="宋体" w:cs="宋体" w:hint="eastAsia"/>
          </w:rPr>
          <w:delText xml:space="preserve"> and</w:delText>
        </w:r>
      </w:del>
      <w:ins w:id="1560" w:author="作者" w:date="2026-08-27T09:50:00Z">
        <w:r w:rsidRPr="009C74B6">
          <w:rPr>
            <w:rFonts w:hAnsi="宋体" w:cs="宋体"/>
          </w:rPr>
          <w:t>, yielding</w:t>
        </w:r>
      </w:ins>
      <w:r w:rsidRPr="009C74B6">
        <w:rPr>
          <w:rFonts w:hAnsi="宋体" w:cs="宋体"/>
        </w:rPr>
        <w:t xml:space="preserve"> 100 decisions. Position </w:t>
      </w:r>
      <w:del w:id="1561" w:author="作者" w:date="2026-08-27T09:50:00Z">
        <w:r w:rsidR="005A14BF" w:rsidRPr="00FE5058">
          <w:rPr>
            <w:rFonts w:hAnsi="宋体" w:cs="宋体" w:hint="eastAsia"/>
          </w:rPr>
          <w:delText>perturbation</w:delText>
        </w:r>
      </w:del>
      <w:ins w:id="1562" w:author="作者" w:date="2026-08-27T09:50:00Z">
        <w:r w:rsidRPr="009C74B6">
          <w:rPr>
            <w:rFonts w:hAnsi="宋体" w:cs="宋体"/>
          </w:rPr>
          <w:t>and altitude perturbations</w:t>
        </w:r>
      </w:ins>
      <w:r w:rsidRPr="009C74B6">
        <w:rPr>
          <w:rFonts w:hAnsi="宋体" w:cs="宋体"/>
        </w:rPr>
        <w:t xml:space="preserve"> of $30~\mathrm{m}$ and </w:t>
      </w:r>
      <w:del w:id="1563" w:author="作者" w:date="2026-08-27T09:50:00Z">
        <w:r w:rsidR="005A14BF" w:rsidRPr="00FE5058">
          <w:rPr>
            <w:rFonts w:hAnsi="宋体" w:cs="宋体" w:hint="eastAsia"/>
          </w:rPr>
          <w:delText xml:space="preserve">altitude perturbation of </w:delText>
        </w:r>
      </w:del>
      <w:r w:rsidRPr="009C74B6">
        <w:rPr>
          <w:rFonts w:hAnsi="宋体" w:cs="宋体"/>
        </w:rPr>
        <w:t>$10~\mathrm{m</w:t>
      </w:r>
      <w:del w:id="1564" w:author="作者" w:date="2026-08-27T09:50:00Z">
        <w:r w:rsidR="005A14BF" w:rsidRPr="00FE5058">
          <w:rPr>
            <w:rFonts w:hAnsi="宋体" w:cs="宋体" w:hint="eastAsia"/>
          </w:rPr>
          <w:delText>}$ are enabled to</w:delText>
        </w:r>
      </w:del>
      <w:ins w:id="1565" w:author="作者" w:date="2026-08-27T09:50:00Z">
        <w:r w:rsidRPr="009C74B6">
          <w:rPr>
            <w:rFonts w:hAnsi="宋体" w:cs="宋体"/>
          </w:rPr>
          <w:t>}$, respectively,</w:t>
        </w:r>
      </w:ins>
      <w:r w:rsidRPr="009C74B6">
        <w:rPr>
          <w:rFonts w:hAnsi="宋体" w:cs="宋体"/>
        </w:rPr>
        <w:t xml:space="preserve"> represent flight deviations.</w:t>
      </w:r>
    </w:p>
    <w:p w14:paraId="388177E0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9E08F96" w14:textId="449049B6" w:rsidR="009C74B6" w:rsidRPr="009C74B6" w:rsidRDefault="005A14BF" w:rsidP="009C74B6">
      <w:pPr>
        <w:pStyle w:val="a3"/>
        <w:rPr>
          <w:rFonts w:hAnsi="宋体" w:cs="宋体"/>
        </w:rPr>
      </w:pPr>
      <w:del w:id="1566" w:author="作者" w:date="2026-08-27T09:50:00Z">
        <w:r w:rsidRPr="00FE5058">
          <w:rPr>
            <w:rFonts w:hAnsi="宋体" w:cs="宋体" w:hint="eastAsia"/>
          </w:rPr>
          <w:delText>To explain</w:delText>
        </w:r>
      </w:del>
      <w:ins w:id="1567" w:author="作者" w:date="2026-08-27T09:50:00Z">
        <w:r w:rsidR="009C74B6" w:rsidRPr="009C74B6">
          <w:rPr>
            <w:rFonts w:hAnsi="宋体" w:cs="宋体"/>
          </w:rPr>
          <w:t>Before finalizing</w:t>
        </w:r>
      </w:ins>
      <w:r w:rsidR="009C74B6" w:rsidRPr="009C74B6">
        <w:rPr>
          <w:rFonts w:hAnsi="宋体" w:cs="宋体"/>
        </w:rPr>
        <w:t xml:space="preserve"> the </w:t>
      </w:r>
      <w:del w:id="1568" w:author="作者" w:date="2026-08-27T09:50:00Z">
        <w:r w:rsidRPr="00FE5058">
          <w:rPr>
            <w:rFonts w:hAnsi="宋体" w:cs="宋体" w:hint="eastAsia"/>
          </w:rPr>
          <w:delText>parameter choices</w:delText>
        </w:r>
      </w:del>
      <w:ins w:id="1569" w:author="作者" w:date="2026-08-27T09:50:00Z">
        <w:r w:rsidR="009C74B6" w:rsidRPr="009C74B6">
          <w:rPr>
            <w:rFonts w:hAnsi="宋体" w:cs="宋体"/>
          </w:rPr>
          <w:t>parameters</w:t>
        </w:r>
      </w:ins>
      <w:r w:rsidR="009C74B6" w:rsidRPr="009C74B6">
        <w:rPr>
          <w:rFonts w:hAnsi="宋体" w:cs="宋体"/>
        </w:rPr>
        <w:t xml:space="preserve"> in Section~2, three sensitivity experiments </w:t>
      </w:r>
      <w:del w:id="1570" w:author="作者" w:date="2026-08-27T09:50:00Z">
        <w:r w:rsidRPr="00FE5058">
          <w:rPr>
            <w:rFonts w:hAnsi="宋体" w:cs="宋体" w:hint="eastAsia"/>
          </w:rPr>
          <w:delText>are performed before the overall parameter setting;</w:delText>
        </w:r>
      </w:del>
      <w:ins w:id="1571" w:author="作者" w:date="2026-08-27T09:50:00Z">
        <w:r w:rsidR="009C74B6" w:rsidRPr="009C74B6">
          <w:rPr>
            <w:rFonts w:hAnsi="宋体" w:cs="宋体"/>
          </w:rPr>
          <w:t>were conducted, with</w:t>
        </w:r>
      </w:ins>
      <w:r w:rsidR="009C74B6" w:rsidRPr="009C74B6">
        <w:rPr>
          <w:rFonts w:hAnsi="宋体" w:cs="宋体"/>
        </w:rPr>
        <w:t xml:space="preserve"> results </w:t>
      </w:r>
      <w:del w:id="1572" w:author="作者" w:date="2026-08-27T09:50:00Z">
        <w:r w:rsidRPr="00FE5058">
          <w:rPr>
            <w:rFonts w:hAnsi="宋体" w:cs="宋体" w:hint="eastAsia"/>
          </w:rPr>
          <w:delText xml:space="preserve">are </w:delText>
        </w:r>
      </w:del>
      <w:r w:rsidR="009C74B6" w:rsidRPr="009C74B6">
        <w:rPr>
          <w:rFonts w:hAnsi="宋体" w:cs="宋体"/>
        </w:rPr>
        <w:t xml:space="preserve">shown in Fig.~\ref{fig:param_sensitivity}. The fusion-coefficient experiment </w:t>
      </w:r>
      <w:del w:id="1573" w:author="作者" w:date="2026-08-27T09:50:00Z">
        <w:r w:rsidRPr="00FE5058">
          <w:rPr>
            <w:rFonts w:hAnsi="宋体" w:cs="宋体" w:hint="eastAsia"/>
          </w:rPr>
          <w:delText>replays</w:delText>
        </w:r>
      </w:del>
      <w:ins w:id="1574" w:author="作者" w:date="2026-08-27T09:50:00Z">
        <w:r w:rsidR="009C74B6" w:rsidRPr="009C74B6">
          <w:rPr>
            <w:rFonts w:hAnsi="宋体" w:cs="宋体"/>
          </w:rPr>
          <w:t>replayed</w:t>
        </w:r>
      </w:ins>
      <w:r w:rsidR="009C74B6" w:rsidRPr="009C74B6">
        <w:rPr>
          <w:rFonts w:hAnsi="宋体" w:cs="宋体"/>
        </w:rPr>
        <w:t xml:space="preserve"> 50 stress sequences </w:t>
      </w:r>
      <w:del w:id="1575" w:author="作者" w:date="2026-08-27T09:50:00Z">
        <w:r w:rsidRPr="00FE5058">
          <w:rPr>
            <w:rFonts w:hAnsi="宋体" w:cs="宋体" w:hint="eastAsia"/>
          </w:rPr>
          <w:delText>containing</w:delText>
        </w:r>
      </w:del>
      <w:ins w:id="1576" w:author="作者" w:date="2026-08-27T09:50:00Z">
        <w:r w:rsidR="009C74B6" w:rsidRPr="009C74B6">
          <w:rPr>
            <w:rFonts w:hAnsi="宋体" w:cs="宋体"/>
          </w:rPr>
          <w:t>involving</w:t>
        </w:r>
      </w:ins>
      <w:r w:rsidR="009C74B6" w:rsidRPr="009C74B6">
        <w:rPr>
          <w:rFonts w:hAnsi="宋体" w:cs="宋体"/>
        </w:rPr>
        <w:t xml:space="preserve"> sustained link degradation and transient fluctuations. Current observations </w:t>
      </w:r>
      <w:del w:id="1577" w:author="作者" w:date="2026-08-27T09:50:00Z">
        <w:r w:rsidRPr="00FE5058">
          <w:rPr>
            <w:rFonts w:hAnsi="宋体" w:cs="宋体" w:hint="eastAsia"/>
          </w:rPr>
          <w:delText>contain</w:delText>
        </w:r>
      </w:del>
      <w:ins w:id="1578" w:author="作者" w:date="2026-08-27T09:50:00Z">
        <w:r w:rsidR="009C74B6" w:rsidRPr="009C74B6">
          <w:rPr>
            <w:rFonts w:hAnsi="宋体" w:cs="宋体"/>
          </w:rPr>
          <w:t>included</w:t>
        </w:r>
      </w:ins>
      <w:r w:rsidR="009C74B6" w:rsidRPr="009C74B6">
        <w:rPr>
          <w:rFonts w:hAnsi="宋体" w:cs="宋体"/>
        </w:rPr>
        <w:t xml:space="preserve"> channel-measurement variation, while predicted states </w:t>
      </w:r>
      <w:del w:id="1579" w:author="作者" w:date="2026-08-27T09:50:00Z">
        <w:r w:rsidRPr="00FE5058">
          <w:rPr>
            <w:rFonts w:hAnsi="宋体" w:cs="宋体" w:hint="eastAsia"/>
          </w:rPr>
          <w:delText>contain</w:delText>
        </w:r>
      </w:del>
      <w:ins w:id="1580" w:author="作者" w:date="2026-08-27T09:50:00Z">
        <w:r w:rsidR="009C74B6" w:rsidRPr="009C74B6">
          <w:rPr>
            <w:rFonts w:hAnsi="宋体" w:cs="宋体"/>
          </w:rPr>
          <w:t>exhibited</w:t>
        </w:r>
      </w:ins>
      <w:r w:rsidR="009C74B6" w:rsidRPr="009C74B6">
        <w:rPr>
          <w:rFonts w:hAnsi="宋体" w:cs="宋体"/>
        </w:rPr>
        <w:t xml:space="preserve"> short-term </w:t>
      </w:r>
      <w:del w:id="1581" w:author="作者" w:date="2026-08-27T09:50:00Z">
        <w:r w:rsidRPr="00FE5058">
          <w:rPr>
            <w:rFonts w:hAnsi="宋体" w:cs="宋体" w:hint="eastAsia"/>
          </w:rPr>
          <w:delText xml:space="preserve">prediction </w:delText>
        </w:r>
      </w:del>
      <w:r w:rsidR="009C74B6" w:rsidRPr="009C74B6">
        <w:rPr>
          <w:rFonts w:hAnsi="宋体" w:cs="宋体"/>
        </w:rPr>
        <w:t xml:space="preserve">lag under abrupt </w:t>
      </w:r>
      <w:del w:id="1582" w:author="作者" w:date="2026-08-27T09:50:00Z">
        <w:r w:rsidRPr="00FE5058">
          <w:rPr>
            <w:rFonts w:hAnsi="宋体" w:cs="宋体" w:hint="eastAsia"/>
          </w:rPr>
          <w:delText>change. The values</w:delText>
        </w:r>
      </w:del>
      <w:ins w:id="1583" w:author="作者" w:date="2026-08-27T09:50:00Z">
        <w:r w:rsidR="009C74B6" w:rsidRPr="009C74B6">
          <w:rPr>
            <w:rFonts w:hAnsi="宋体" w:cs="宋体"/>
          </w:rPr>
          <w:t>changes. For</w:t>
        </w:r>
      </w:ins>
      <w:r w:rsidR="009C74B6" w:rsidRPr="009C74B6">
        <w:rPr>
          <w:rFonts w:hAnsi="宋体" w:cs="宋体"/>
        </w:rPr>
        <w:t xml:space="preserve"> $\alpha=0.2,0.4,0.6,0.8</w:t>
      </w:r>
      <w:del w:id="1584" w:author="作者" w:date="2026-08-27T09:50:00Z">
        <w:r w:rsidRPr="00FE5058">
          <w:rPr>
            <w:rFonts w:hAnsi="宋体" w:cs="宋体" w:hint="eastAsia"/>
          </w:rPr>
          <w:delText>$ yield</w:delText>
        </w:r>
      </w:del>
      <w:ins w:id="1585" w:author="作者" w:date="2026-08-27T09:50:00Z">
        <w:r w:rsidR="009C74B6" w:rsidRPr="009C74B6">
          <w:rPr>
            <w:rFonts w:hAnsi="宋体" w:cs="宋体"/>
          </w:rPr>
          <w:t>$,</w:t>
        </w:r>
      </w:ins>
      <w:r w:rsidR="009C74B6" w:rsidRPr="009C74B6">
        <w:rPr>
          <w:rFonts w:hAnsi="宋体" w:cs="宋体"/>
        </w:rPr>
        <w:t xml:space="preserve"> mean false-handover counts </w:t>
      </w:r>
      <w:del w:id="1586" w:author="作者" w:date="2026-08-27T09:50:00Z">
        <w:r w:rsidRPr="00FE5058">
          <w:rPr>
            <w:rFonts w:hAnsi="宋体" w:cs="宋体" w:hint="eastAsia"/>
          </w:rPr>
          <w:delText>of</w:delText>
        </w:r>
      </w:del>
      <w:ins w:id="1587" w:author="作者" w:date="2026-08-27T09:50:00Z">
        <w:r w:rsidR="009C74B6" w:rsidRPr="009C74B6">
          <w:rPr>
            <w:rFonts w:hAnsi="宋体" w:cs="宋体"/>
          </w:rPr>
          <w:t>were</w:t>
        </w:r>
      </w:ins>
      <w:r w:rsidR="009C74B6" w:rsidRPr="009C74B6">
        <w:rPr>
          <w:rFonts w:hAnsi="宋体" w:cs="宋体"/>
        </w:rPr>
        <w:t xml:space="preserve"> 1.20, 0.90, 0.08, and 1.00, respectively. </w:t>
      </w:r>
      <w:del w:id="1588" w:author="作者" w:date="2026-08-27T09:50:00Z">
        <w:r w:rsidRPr="00FE5058">
          <w:rPr>
            <w:rFonts w:hAnsi="宋体" w:cs="宋体" w:hint="eastAsia"/>
          </w:rPr>
          <w:delText>Small</w:delText>
        </w:r>
      </w:del>
      <w:ins w:id="1589" w:author="作者" w:date="2026-08-27T09:50:00Z">
        <w:r w:rsidR="009C74B6" w:rsidRPr="009C74B6">
          <w:rPr>
            <w:rFonts w:hAnsi="宋体" w:cs="宋体"/>
          </w:rPr>
          <w:t>Lower</w:t>
        </w:r>
      </w:ins>
      <w:r w:rsidR="009C74B6" w:rsidRPr="009C74B6">
        <w:rPr>
          <w:rFonts w:hAnsi="宋体" w:cs="宋体"/>
        </w:rPr>
        <w:t xml:space="preserve"> $\alpha$ </w:t>
      </w:r>
      <w:del w:id="1590" w:author="作者" w:date="2026-08-27T09:50:00Z">
        <w:r w:rsidRPr="00FE5058">
          <w:rPr>
            <w:rFonts w:hAnsi="宋体" w:cs="宋体" w:hint="eastAsia"/>
          </w:rPr>
          <w:delText>is sensitive</w:delText>
        </w:r>
      </w:del>
      <w:ins w:id="1591" w:author="作者" w:date="2026-08-27T09:50:00Z">
        <w:r w:rsidR="009C74B6" w:rsidRPr="009C74B6">
          <w:rPr>
            <w:rFonts w:hAnsi="宋体" w:cs="宋体"/>
          </w:rPr>
          <w:t>increased sensitivity</w:t>
        </w:r>
      </w:ins>
      <w:r w:rsidR="009C74B6" w:rsidRPr="009C74B6">
        <w:rPr>
          <w:rFonts w:hAnsi="宋体" w:cs="宋体"/>
        </w:rPr>
        <w:t xml:space="preserve"> to prediction lag, whereas </w:t>
      </w:r>
      <w:del w:id="1592" w:author="作者" w:date="2026-08-27T09:50:00Z">
        <w:r w:rsidRPr="00FE5058">
          <w:rPr>
            <w:rFonts w:hAnsi="宋体" w:cs="宋体" w:hint="eastAsia"/>
          </w:rPr>
          <w:delText>large</w:delText>
        </w:r>
      </w:del>
      <w:ins w:id="1593" w:author="作者" w:date="2026-08-27T09:50:00Z">
        <w:r w:rsidR="009C74B6" w:rsidRPr="009C74B6">
          <w:rPr>
            <w:rFonts w:hAnsi="宋体" w:cs="宋体"/>
          </w:rPr>
          <w:t>higher</w:t>
        </w:r>
      </w:ins>
      <w:r w:rsidR="009C74B6" w:rsidRPr="009C74B6">
        <w:rPr>
          <w:rFonts w:hAnsi="宋体" w:cs="宋体"/>
        </w:rPr>
        <w:t xml:space="preserve"> $\alpha$ </w:t>
      </w:r>
      <w:del w:id="1594" w:author="作者" w:date="2026-08-27T09:50:00Z">
        <w:r w:rsidRPr="00FE5058">
          <w:rPr>
            <w:rFonts w:hAnsi="宋体" w:cs="宋体" w:hint="eastAsia"/>
          </w:rPr>
          <w:delText xml:space="preserve">is more affected by current </w:delText>
        </w:r>
      </w:del>
      <w:ins w:id="1595" w:author="作者" w:date="2026-08-27T09:50:00Z">
        <w:r w:rsidR="009C74B6" w:rsidRPr="009C74B6">
          <w:rPr>
            <w:rFonts w:hAnsi="宋体" w:cs="宋体"/>
          </w:rPr>
          <w:t xml:space="preserve">increased sensitivity to </w:t>
        </w:r>
      </w:ins>
      <w:r w:rsidR="009C74B6" w:rsidRPr="009C74B6">
        <w:rPr>
          <w:rFonts w:hAnsi="宋体" w:cs="宋体"/>
        </w:rPr>
        <w:t xml:space="preserve">measurement variation. </w:t>
      </w:r>
      <w:ins w:id="1596" w:author="作者" w:date="2026-08-27T09:50:00Z">
        <w:r w:rsidR="009C74B6" w:rsidRPr="009C74B6">
          <w:rPr>
            <w:rFonts w:hAnsi="宋体" w:cs="宋体"/>
          </w:rPr>
          <w:t xml:space="preserve">Therefore, </w:t>
        </w:r>
      </w:ins>
      <w:r w:rsidR="009C74B6" w:rsidRPr="009C74B6">
        <w:rPr>
          <w:rFonts w:hAnsi="宋体" w:cs="宋体"/>
        </w:rPr>
        <w:t xml:space="preserve">$\alpha=0.6$ </w:t>
      </w:r>
      <w:ins w:id="1597" w:author="作者" w:date="2026-08-27T09:50:00Z">
        <w:r w:rsidR="009C74B6" w:rsidRPr="009C74B6">
          <w:rPr>
            <w:rFonts w:hAnsi="宋体" w:cs="宋体"/>
          </w:rPr>
          <w:t xml:space="preserve">provided the </w:t>
        </w:r>
      </w:ins>
      <w:r w:rsidR="009C74B6" w:rsidRPr="009C74B6">
        <w:rPr>
          <w:rFonts w:hAnsi="宋体" w:cs="宋体"/>
        </w:rPr>
        <w:t xml:space="preserve">best </w:t>
      </w:r>
      <w:del w:id="1598" w:author="作者" w:date="2026-08-27T09:50:00Z">
        <w:r w:rsidRPr="00FE5058">
          <w:rPr>
            <w:rFonts w:hAnsi="宋体" w:cs="宋体" w:hint="eastAsia"/>
          </w:rPr>
          <w:delText>balances the two errors and has the fewest</w:delText>
        </w:r>
      </w:del>
      <w:ins w:id="1599" w:author="作者" w:date="2026-08-27T09:50:00Z">
        <w:r w:rsidR="009C74B6" w:rsidRPr="009C74B6">
          <w:rPr>
            <w:rFonts w:hAnsi="宋体" w:cs="宋体"/>
          </w:rPr>
          <w:t>balance, minimizing</w:t>
        </w:r>
      </w:ins>
      <w:r w:rsidR="009C74B6" w:rsidRPr="009C74B6">
        <w:rPr>
          <w:rFonts w:hAnsi="宋体" w:cs="宋体"/>
        </w:rPr>
        <w:t xml:space="preserve"> false handovers</w:t>
      </w:r>
      <w:del w:id="1600" w:author="作者" w:date="2026-08-27T09:50:00Z">
        <w:r w:rsidRPr="00FE5058">
          <w:rPr>
            <w:rFonts w:hAnsi="宋体" w:cs="宋体" w:hint="eastAsia"/>
          </w:rPr>
          <w:delText>, so current measurements receive</w:delText>
        </w:r>
      </w:del>
      <w:ins w:id="1601" w:author="作者" w:date="2026-08-27T09:50:00Z">
        <w:r w:rsidR="009C74B6" w:rsidRPr="009C74B6">
          <w:rPr>
            <w:rFonts w:hAnsi="宋体" w:cs="宋体"/>
          </w:rPr>
          <w:t xml:space="preserve"> and assigning</w:t>
        </w:r>
      </w:ins>
      <w:r w:rsidR="009C74B6" w:rsidRPr="009C74B6">
        <w:rPr>
          <w:rFonts w:hAnsi="宋体" w:cs="宋体"/>
        </w:rPr>
        <w:t xml:space="preserve"> 60\% weight </w:t>
      </w:r>
      <w:ins w:id="1602" w:author="作者" w:date="2026-08-27T09:50:00Z">
        <w:r w:rsidR="009C74B6" w:rsidRPr="009C74B6">
          <w:rPr>
            <w:rFonts w:hAnsi="宋体" w:cs="宋体"/>
          </w:rPr>
          <w:t xml:space="preserve">to current measurements </w:t>
        </w:r>
      </w:ins>
      <w:r w:rsidR="009C74B6" w:rsidRPr="009C74B6">
        <w:rPr>
          <w:rFonts w:hAnsi="宋体" w:cs="宋体"/>
        </w:rPr>
        <w:t xml:space="preserve">and </w:t>
      </w:r>
      <w:del w:id="1603" w:author="作者" w:date="2026-08-27T09:50:00Z">
        <w:r w:rsidRPr="00FE5058">
          <w:rPr>
            <w:rFonts w:hAnsi="宋体" w:cs="宋体" w:hint="eastAsia"/>
          </w:rPr>
          <w:delText>short-term</w:delText>
        </w:r>
      </w:del>
      <w:ins w:id="1604" w:author="作者" w:date="2026-08-27T09:50:00Z">
        <w:r w:rsidR="009C74B6" w:rsidRPr="009C74B6">
          <w:rPr>
            <w:rFonts w:hAnsi="宋体" w:cs="宋体"/>
          </w:rPr>
          <w:t>40\% to</w:t>
        </w:r>
      </w:ins>
      <w:r w:rsidR="009C74B6" w:rsidRPr="009C74B6">
        <w:rPr>
          <w:rFonts w:hAnsi="宋体" w:cs="宋体"/>
        </w:rPr>
        <w:t xml:space="preserve"> predictions</w:t>
      </w:r>
      <w:del w:id="1605" w:author="作者" w:date="2026-08-27T09:50:00Z">
        <w:r w:rsidRPr="00FE5058">
          <w:rPr>
            <w:rFonts w:hAnsi="宋体" w:cs="宋体" w:hint="eastAsia"/>
          </w:rPr>
          <w:delText xml:space="preserve"> 40\%.</w:delText>
        </w:r>
      </w:del>
      <w:ins w:id="1606" w:author="作者" w:date="2026-08-27T09:50:00Z">
        <w:r w:rsidR="009C74B6" w:rsidRPr="009C74B6">
          <w:rPr>
            <w:rFonts w:hAnsi="宋体" w:cs="宋体"/>
          </w:rPr>
          <w:t>.</w:t>
        </w:r>
      </w:ins>
    </w:p>
    <w:p w14:paraId="16F144B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0E5BE14" w14:textId="0F5D816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Dual-hysteresis and enhancement parameters </w:t>
      </w:r>
      <w:del w:id="1607" w:author="作者" w:date="2026-08-27T09:50:00Z">
        <w:r w:rsidR="005A14BF" w:rsidRPr="00FE5058">
          <w:rPr>
            <w:rFonts w:hAnsi="宋体" w:cs="宋体" w:hint="eastAsia"/>
          </w:rPr>
          <w:delText>are repeated 50 times</w:delText>
        </w:r>
      </w:del>
      <w:ins w:id="1608" w:author="作者" w:date="2026-08-27T09:50:00Z">
        <w:r w:rsidRPr="009C74B6">
          <w:rPr>
            <w:rFonts w:hAnsi="宋体" w:cs="宋体"/>
          </w:rPr>
          <w:t>were evaluated</w:t>
        </w:r>
      </w:ins>
      <w:r w:rsidRPr="009C74B6">
        <w:rPr>
          <w:rFonts w:hAnsi="宋体" w:cs="宋体"/>
        </w:rPr>
        <w:t xml:space="preserve"> over </w:t>
      </w:r>
      <w:ins w:id="1609" w:author="作者" w:date="2026-08-27T09:50:00Z">
        <w:r w:rsidRPr="009C74B6">
          <w:rPr>
            <w:rFonts w:hAnsi="宋体" w:cs="宋体"/>
          </w:rPr>
          <w:t xml:space="preserve">50 repetitions of </w:t>
        </w:r>
      </w:ins>
      <w:r w:rsidRPr="009C74B6">
        <w:rPr>
          <w:rFonts w:hAnsi="宋体" w:cs="宋体"/>
        </w:rPr>
        <w:t>the</w:t>
      </w:r>
      <w:del w:id="1610" w:author="作者" w:date="2026-08-27T09:50:00Z">
        <w:r w:rsidR="005A14BF" w:rsidRPr="00FE5058">
          <w:rPr>
            <w:rFonts w:hAnsi="宋体" w:cs="宋体" w:hint="eastAsia"/>
          </w:rPr>
          <w:delText xml:space="preserve"> same</w:delText>
        </w:r>
      </w:del>
      <w:r w:rsidRPr="009C74B6">
        <w:rPr>
          <w:rFonts w:hAnsi="宋体" w:cs="宋体"/>
        </w:rPr>
        <w:t xml:space="preserve"> two competitive intervals used in the subsequent scenario-adaptation experiment: </w:t>
      </w:r>
      <w:del w:id="1611" w:author="作者" w:date="2026-08-27T09:50:00Z">
        <w:r w:rsidR="005A14BF" w:rsidRPr="00FE5058">
          <w:rPr>
            <w:rFonts w:hAnsi="宋体" w:cs="宋体" w:hint="eastAsia"/>
          </w:rPr>
          <w:delText xml:space="preserve">a </w:delText>
        </w:r>
      </w:del>
      <w:r w:rsidRPr="009C74B6">
        <w:rPr>
          <w:rFonts w:hAnsi="宋体" w:cs="宋体"/>
        </w:rPr>
        <w:t>sustained link</w:t>
      </w:r>
      <w:del w:id="1612" w:author="作者" w:date="2026-08-27T09:50:00Z">
        <w:r w:rsidR="005A14BF" w:rsidRPr="00FE5058">
          <w:rPr>
            <w:rFonts w:hAnsi="宋体" w:cs="宋体" w:hint="eastAsia"/>
          </w:rPr>
          <w:delText>-</w:delText>
        </w:r>
      </w:del>
      <w:ins w:id="1613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degradation </w:t>
      </w:r>
      <w:del w:id="1614" w:author="作者" w:date="2026-08-27T09:50:00Z">
        <w:r w:rsidR="005A14BF" w:rsidRPr="00FE5058">
          <w:rPr>
            <w:rFonts w:hAnsi="宋体" w:cs="宋体" w:hint="eastAsia"/>
          </w:rPr>
          <w:delText>interval in which candidate quality continues to decline an</w:delText>
        </w:r>
        <w:r w:rsidR="005A14BF" w:rsidRPr="00FE5058">
          <w:rPr>
            <w:rFonts w:hAnsi="宋体" w:cs="宋体" w:hint="eastAsia"/>
          </w:rPr>
          <w:delText>d a necessary</w:delText>
        </w:r>
      </w:del>
      <w:ins w:id="1615" w:author="作者" w:date="2026-08-27T09:50:00Z">
        <w:r w:rsidRPr="009C74B6">
          <w:rPr>
            <w:rFonts w:hAnsi="宋体" w:cs="宋体"/>
          </w:rPr>
          <w:t>requiring</w:t>
        </w:r>
      </w:ins>
      <w:r w:rsidRPr="009C74B6">
        <w:rPr>
          <w:rFonts w:hAnsi="宋体" w:cs="宋体"/>
        </w:rPr>
        <w:t xml:space="preserve"> handover </w:t>
      </w:r>
      <w:del w:id="1616" w:author="作者" w:date="2026-08-27T09:50:00Z">
        <w:r w:rsidR="005A14BF" w:rsidRPr="00FE5058">
          <w:rPr>
            <w:rFonts w:hAnsi="宋体" w:cs="宋体" w:hint="eastAsia"/>
          </w:rPr>
          <w:delText xml:space="preserve">must occur, </w:delText>
        </w:r>
      </w:del>
      <w:r w:rsidRPr="009C74B6">
        <w:rPr>
          <w:rFonts w:hAnsi="宋体" w:cs="宋体"/>
        </w:rPr>
        <w:t xml:space="preserve">and </w:t>
      </w:r>
      <w:del w:id="1617" w:author="作者" w:date="2026-08-27T09:50:00Z">
        <w:r w:rsidR="005A14BF" w:rsidRPr="00FE5058">
          <w:rPr>
            <w:rFonts w:hAnsi="宋体" w:cs="宋体" w:hint="eastAsia"/>
          </w:rPr>
          <w:delText xml:space="preserve">a </w:delText>
        </w:r>
      </w:del>
      <w:r w:rsidRPr="009C74B6">
        <w:rPr>
          <w:rFonts w:hAnsi="宋体" w:cs="宋体"/>
        </w:rPr>
        <w:t>transient</w:t>
      </w:r>
      <w:del w:id="1618" w:author="作者" w:date="2026-08-27T09:50:00Z">
        <w:r w:rsidR="005A14BF" w:rsidRPr="00FE5058">
          <w:rPr>
            <w:rFonts w:hAnsi="宋体" w:cs="宋体" w:hint="eastAsia"/>
          </w:rPr>
          <w:delText>-fluctuation interval in which candidate scores oscillate briefly and</w:delText>
        </w:r>
      </w:del>
      <w:ins w:id="1619" w:author="作者" w:date="2026-08-27T09:50:00Z">
        <w:r w:rsidRPr="009C74B6">
          <w:rPr>
            <w:rFonts w:hAnsi="宋体" w:cs="宋体"/>
          </w:rPr>
          <w:t xml:space="preserve"> fluctuations that</w:t>
        </w:r>
      </w:ins>
      <w:r w:rsidRPr="009C74B6">
        <w:rPr>
          <w:rFonts w:hAnsi="宋体" w:cs="宋体"/>
        </w:rPr>
        <w:t xml:space="preserve"> should not trigger handover. </w:t>
      </w:r>
      <w:del w:id="1620" w:author="作者" w:date="2026-08-27T09:50:00Z">
        <w:r w:rsidR="005A14BF" w:rsidRPr="00FE5058">
          <w:rPr>
            <w:rFonts w:hAnsi="宋体" w:cs="宋体" w:hint="eastAsia"/>
          </w:rPr>
          <w:delText>After scanning combinations of</w:delText>
        </w:r>
      </w:del>
      <w:ins w:id="1621" w:author="作者" w:date="2026-08-27T09:50:00Z">
        <w:r w:rsidRPr="009C74B6">
          <w:rPr>
            <w:rFonts w:hAnsi="宋体" w:cs="宋体"/>
          </w:rPr>
          <w:t>Across</w:t>
        </w:r>
      </w:ins>
      <w:r w:rsidRPr="009C74B6">
        <w:rPr>
          <w:rFonts w:hAnsi="宋体" w:cs="宋体"/>
        </w:rPr>
        <w:t xml:space="preserve"> $\Delta_{\mathrm{th}}\in\{0.03,0.05,0.07\}$ and $T_h\in\{2,3,4\}$, all combinations </w:t>
      </w:r>
      <w:del w:id="1622" w:author="作者" w:date="2026-08-27T09:50:00Z">
        <w:r w:rsidR="005A14BF" w:rsidRPr="00FE5058">
          <w:rPr>
            <w:rFonts w:hAnsi="宋体" w:cs="宋体" w:hint="eastAsia"/>
          </w:rPr>
          <w:delText>identify</w:delText>
        </w:r>
      </w:del>
      <w:ins w:id="1623" w:author="作者" w:date="2026-08-27T09:50:00Z">
        <w:r w:rsidRPr="009C74B6">
          <w:rPr>
            <w:rFonts w:hAnsi="宋体" w:cs="宋体"/>
          </w:rPr>
          <w:t>achieved 100\%</w:t>
        </w:r>
      </w:ins>
      <w:r w:rsidRPr="009C74B6">
        <w:rPr>
          <w:rFonts w:hAnsi="宋体" w:cs="宋体"/>
        </w:rPr>
        <w:t xml:space="preserve"> necessary</w:t>
      </w:r>
      <w:del w:id="1624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625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handovers</w:t>
      </w:r>
      <w:del w:id="1626" w:author="作者" w:date="2026-08-27T09:50:00Z">
        <w:r w:rsidR="005A14BF" w:rsidRPr="00FE5058">
          <w:rPr>
            <w:rFonts w:hAnsi="宋体" w:cs="宋体" w:hint="eastAsia"/>
          </w:rPr>
          <w:delText xml:space="preserve"> at 100\%.</w:delText>
        </w:r>
      </w:del>
      <w:ins w:id="1627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The $\Delta_{\mathrm{th}}=0.05,T_h=3$ </w:t>
      </w:r>
      <w:del w:id="1628" w:author="作者" w:date="2026-08-27T09:50:00Z">
        <w:r w:rsidR="005A14BF" w:rsidRPr="00FE5058">
          <w:rPr>
            <w:rFonts w:hAnsi="宋体" w:cs="宋体" w:hint="eastAsia"/>
          </w:rPr>
          <w:delText>combination has</w:delText>
        </w:r>
      </w:del>
      <w:ins w:id="1629" w:author="作者" w:date="2026-08-27T09:50:00Z">
        <w:r w:rsidRPr="009C74B6">
          <w:rPr>
            <w:rFonts w:hAnsi="宋体" w:cs="宋体"/>
          </w:rPr>
          <w:t>setting yielded</w:t>
        </w:r>
      </w:ins>
      <w:r w:rsidRPr="009C74B6">
        <w:rPr>
          <w:rFonts w:hAnsi="宋体" w:cs="宋体"/>
        </w:rPr>
        <w:t xml:space="preserve"> 0.64 mean false handovers and </w:t>
      </w:r>
      <w:del w:id="1630" w:author="作者" w:date="2026-08-27T09:50:00Z">
        <w:r w:rsidR="005A14BF" w:rsidRPr="00FE5058">
          <w:rPr>
            <w:rFonts w:hAnsi="宋体" w:cs="宋体" w:hint="eastAsia"/>
          </w:rPr>
          <w:delText xml:space="preserve">a </w:delText>
        </w:r>
      </w:del>
      <w:r w:rsidRPr="009C74B6">
        <w:rPr>
          <w:rFonts w:hAnsi="宋体" w:cs="宋体"/>
        </w:rPr>
        <w:t xml:space="preserve">$1.55~\mathrm{s}$ mean </w:t>
      </w:r>
      <w:del w:id="1631" w:author="作者" w:date="2026-08-27T09:50:00Z">
        <w:r w:rsidR="005A14BF" w:rsidRPr="00FE5058">
          <w:rPr>
            <w:rFonts w:hAnsi="宋体" w:cs="宋体" w:hint="eastAsia"/>
          </w:rPr>
          <w:delText xml:space="preserve">necessary-handover </w:delText>
        </w:r>
      </w:del>
      <w:r w:rsidRPr="009C74B6">
        <w:rPr>
          <w:rFonts w:hAnsi="宋体" w:cs="宋体"/>
        </w:rPr>
        <w:t xml:space="preserve">detection delay. </w:t>
      </w:r>
      <w:del w:id="1632" w:author="作者" w:date="2026-08-27T09:50:00Z">
        <w:r w:rsidR="005A14BF" w:rsidRPr="00FE5058">
          <w:rPr>
            <w:rFonts w:hAnsi="宋体" w:cs="宋体" w:hint="eastAsia"/>
          </w:rPr>
          <w:delText>More</w:delText>
        </w:r>
      </w:del>
      <w:ins w:id="1633" w:author="作者" w:date="2026-08-27T09:50:00Z">
        <w:r w:rsidRPr="009C74B6">
          <w:rPr>
            <w:rFonts w:hAnsi="宋体" w:cs="宋体"/>
          </w:rPr>
          <w:t>The more</w:t>
        </w:r>
      </w:ins>
      <w:r w:rsidRPr="009C74B6">
        <w:rPr>
          <w:rFonts w:hAnsi="宋体" w:cs="宋体"/>
        </w:rPr>
        <w:t xml:space="preserve"> aggressive $0.03,2$ </w:t>
      </w:r>
      <w:del w:id="1634" w:author="作者" w:date="2026-08-27T09:50:00Z">
        <w:r w:rsidR="005A14BF" w:rsidRPr="00FE5058">
          <w:rPr>
            <w:rFonts w:hAnsi="宋体" w:cs="宋体" w:hint="eastAsia"/>
          </w:rPr>
          <w:delText>responds</w:delText>
        </w:r>
      </w:del>
      <w:ins w:id="1635" w:author="作者" w:date="2026-08-27T09:50:00Z">
        <w:r w:rsidRPr="009C74B6">
          <w:rPr>
            <w:rFonts w:hAnsi="宋体" w:cs="宋体"/>
          </w:rPr>
          <w:t>setting responded</w:t>
        </w:r>
      </w:ins>
      <w:r w:rsidRPr="009C74B6">
        <w:rPr>
          <w:rFonts w:hAnsi="宋体" w:cs="宋体"/>
        </w:rPr>
        <w:t xml:space="preserve"> faster but </w:t>
      </w:r>
      <w:del w:id="1636" w:author="作者" w:date="2026-08-27T09:50:00Z">
        <w:r w:rsidR="005A14BF" w:rsidRPr="00FE5058">
          <w:rPr>
            <w:rFonts w:hAnsi="宋体" w:cs="宋体" w:hint="eastAsia"/>
          </w:rPr>
          <w:delText>has</w:delText>
        </w:r>
      </w:del>
      <w:ins w:id="1637" w:author="作者" w:date="2026-08-27T09:50:00Z">
        <w:r w:rsidRPr="009C74B6">
          <w:rPr>
            <w:rFonts w:hAnsi="宋体" w:cs="宋体"/>
          </w:rPr>
          <w:t>produced</w:t>
        </w:r>
      </w:ins>
      <w:r w:rsidRPr="009C74B6">
        <w:rPr>
          <w:rFonts w:hAnsi="宋体" w:cs="宋体"/>
        </w:rPr>
        <w:t xml:space="preserve"> 9.10 mean false handovers</w:t>
      </w:r>
      <w:del w:id="1638" w:author="作者" w:date="2026-08-27T09:50:00Z">
        <w:r w:rsidR="005A14BF" w:rsidRPr="00FE5058">
          <w:rPr>
            <w:rFonts w:hAnsi="宋体" w:cs="宋体" w:hint="eastAsia"/>
          </w:rPr>
          <w:delText xml:space="preserve">; more </w:delText>
        </w:r>
      </w:del>
      <w:ins w:id="1639" w:author="作者" w:date="2026-08-27T09:50:00Z">
        <w:r w:rsidRPr="009C74B6">
          <w:rPr>
            <w:rFonts w:hAnsi="宋体" w:cs="宋体"/>
          </w:rPr>
          <w:t xml:space="preserve">, whereas the </w:t>
        </w:r>
      </w:ins>
      <w:r w:rsidRPr="009C74B6">
        <w:rPr>
          <w:rFonts w:hAnsi="宋体" w:cs="宋体"/>
        </w:rPr>
        <w:t xml:space="preserve">conservative $0.07,4$ </w:t>
      </w:r>
      <w:del w:id="1640" w:author="作者" w:date="2026-08-27T09:50:00Z">
        <w:r w:rsidR="005A14BF" w:rsidRPr="00FE5058">
          <w:rPr>
            <w:rFonts w:hAnsi="宋体" w:cs="宋体" w:hint="eastAsia"/>
          </w:rPr>
          <w:delText>eliminates</w:delText>
        </w:r>
      </w:del>
      <w:ins w:id="1641" w:author="作者" w:date="2026-08-27T09:50:00Z">
        <w:r w:rsidRPr="009C74B6">
          <w:rPr>
            <w:rFonts w:hAnsi="宋体" w:cs="宋体"/>
          </w:rPr>
          <w:t>setting eliminated</w:t>
        </w:r>
      </w:ins>
      <w:r w:rsidRPr="009C74B6">
        <w:rPr>
          <w:rFonts w:hAnsi="宋体" w:cs="宋体"/>
        </w:rPr>
        <w:t xml:space="preserve"> false handovers but </w:t>
      </w:r>
      <w:del w:id="1642" w:author="作者" w:date="2026-08-27T09:50:00Z">
        <w:r w:rsidR="005A14BF" w:rsidRPr="00FE5058">
          <w:rPr>
            <w:rFonts w:hAnsi="宋体" w:cs="宋体" w:hint="eastAsia"/>
          </w:rPr>
          <w:delText>increases</w:delText>
        </w:r>
      </w:del>
      <w:ins w:id="1643" w:author="作者" w:date="2026-08-27T09:50:00Z">
        <w:r w:rsidRPr="009C74B6">
          <w:rPr>
            <w:rFonts w:hAnsi="宋体" w:cs="宋体"/>
          </w:rPr>
          <w:t>increased</w:t>
        </w:r>
      </w:ins>
      <w:r w:rsidRPr="009C74B6">
        <w:rPr>
          <w:rFonts w:hAnsi="宋体" w:cs="宋体"/>
        </w:rPr>
        <w:t xml:space="preserve"> mean detection delay to $2.00~\mathrm{s}$. </w:t>
      </w:r>
      <w:del w:id="1644" w:author="作者" w:date="2026-08-27T09:50:00Z">
        <w:r w:rsidR="005A14BF" w:rsidRPr="00FE5058">
          <w:rPr>
            <w:rFonts w:hAnsi="宋体" w:cs="宋体" w:hint="eastAsia"/>
          </w:rPr>
          <w:delText>The</w:delText>
        </w:r>
      </w:del>
      <w:ins w:id="1645" w:author="作者" w:date="2026-08-27T09:50:00Z">
        <w:r w:rsidRPr="009C74B6">
          <w:rPr>
            <w:rFonts w:hAnsi="宋体" w:cs="宋体"/>
          </w:rPr>
          <w:t>Therefore,</w:t>
        </w:r>
      </w:ins>
      <w:r w:rsidRPr="009C74B6">
        <w:rPr>
          <w:rFonts w:hAnsi="宋体" w:cs="宋体"/>
        </w:rPr>
        <w:t xml:space="preserve"> $0.05,3$ </w:t>
      </w:r>
      <w:del w:id="1646" w:author="作者" w:date="2026-08-27T09:50:00Z">
        <w:r w:rsidR="005A14BF" w:rsidRPr="00FE5058">
          <w:rPr>
            <w:rFonts w:hAnsi="宋体" w:cs="宋体" w:hint="eastAsia"/>
          </w:rPr>
          <w:delText>setting is therefore</w:delText>
        </w:r>
      </w:del>
      <w:ins w:id="1647" w:author="作者" w:date="2026-08-27T09:50:00Z">
        <w:r w:rsidRPr="009C74B6">
          <w:rPr>
            <w:rFonts w:hAnsi="宋体" w:cs="宋体"/>
          </w:rPr>
          <w:t>was</w:t>
        </w:r>
      </w:ins>
      <w:r w:rsidRPr="009C74B6">
        <w:rPr>
          <w:rFonts w:hAnsi="宋体" w:cs="宋体"/>
        </w:rPr>
        <w:t xml:space="preserve"> selected </w:t>
      </w:r>
      <w:del w:id="1648" w:author="作者" w:date="2026-08-27T09:50:00Z">
        <w:r w:rsidR="005A14BF" w:rsidRPr="00FE5058">
          <w:rPr>
            <w:rFonts w:hAnsi="宋体" w:cs="宋体" w:hint="eastAsia"/>
          </w:rPr>
          <w:delText>as a trade-off between</w:delText>
        </w:r>
      </w:del>
      <w:ins w:id="1649" w:author="作者" w:date="2026-08-27T09:50:00Z">
        <w:r w:rsidRPr="009C74B6">
          <w:rPr>
            <w:rFonts w:hAnsi="宋体" w:cs="宋体"/>
          </w:rPr>
          <w:t>to balance</w:t>
        </w:r>
      </w:ins>
      <w:r w:rsidRPr="009C74B6">
        <w:rPr>
          <w:rFonts w:hAnsi="宋体" w:cs="宋体"/>
        </w:rPr>
        <w:t xml:space="preserve"> stability and response time.</w:t>
      </w:r>
    </w:p>
    <w:p w14:paraId="48B9D570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C3E112A" w14:textId="53E6AD2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enhancement </w:t>
      </w:r>
      <w:del w:id="1650" w:author="作者" w:date="2026-08-27T09:50:00Z">
        <w:r w:rsidR="005A14BF" w:rsidRPr="00FE5058">
          <w:rPr>
            <w:rFonts w:hAnsi="宋体" w:cs="宋体" w:hint="eastAsia"/>
          </w:rPr>
          <w:delText>closeness-history len</w:delText>
        </w:r>
        <w:r w:rsidR="005A14BF" w:rsidRPr="00FE5058">
          <w:rPr>
            <w:rFonts w:hAnsi="宋体" w:cs="宋体" w:hint="eastAsia"/>
          </w:rPr>
          <w:delText>gth</w:delText>
        </w:r>
      </w:del>
      <w:ins w:id="1651" w:author="作者" w:date="2026-08-27T09:50:00Z">
        <w:r w:rsidRPr="009C74B6">
          <w:rPr>
            <w:rFonts w:hAnsi="宋体" w:cs="宋体"/>
          </w:rPr>
          <w:t>parameters</w:t>
        </w:r>
      </w:ins>
      <w:r w:rsidRPr="009C74B6">
        <w:rPr>
          <w:rFonts w:hAnsi="宋体" w:cs="宋体"/>
        </w:rPr>
        <w:t xml:space="preserve"> $K_c\in\{3,5,7\}$ and </w:t>
      </w:r>
      <w:del w:id="1652" w:author="作者" w:date="2026-08-27T09:50:00Z">
        <w:r w:rsidR="005A14BF" w:rsidRPr="00FE5058">
          <w:rPr>
            <w:rFonts w:hAnsi="宋体" w:cs="宋体" w:hint="eastAsia"/>
          </w:rPr>
          <w:delText xml:space="preserve">risk coefficient </w:delText>
        </w:r>
      </w:del>
      <w:r w:rsidRPr="009C74B6">
        <w:rPr>
          <w:rFonts w:hAnsi="宋体" w:cs="宋体"/>
        </w:rPr>
        <w:t xml:space="preserve">$\lambda\in\{0.2,0.5,0.8\}$ </w:t>
      </w:r>
      <w:del w:id="1653" w:author="作者" w:date="2026-08-27T09:50:00Z">
        <w:r w:rsidR="005A14BF" w:rsidRPr="00FE5058">
          <w:rPr>
            <w:rFonts w:hAnsi="宋体" w:cs="宋体" w:hint="eastAsia"/>
          </w:rPr>
          <w:delText>are</w:delText>
        </w:r>
      </w:del>
      <w:ins w:id="1654" w:author="作者" w:date="2026-08-27T09:50:00Z">
        <w:r w:rsidRPr="009C74B6">
          <w:rPr>
            <w:rFonts w:hAnsi="宋体" w:cs="宋体"/>
          </w:rPr>
          <w:t>were</w:t>
        </w:r>
      </w:ins>
      <w:r w:rsidRPr="009C74B6">
        <w:rPr>
          <w:rFonts w:hAnsi="宋体" w:cs="宋体"/>
        </w:rPr>
        <w:t xml:space="preserve"> further </w:t>
      </w:r>
      <w:del w:id="1655" w:author="作者" w:date="2026-08-27T09:50:00Z">
        <w:r w:rsidR="005A14BF" w:rsidRPr="00FE5058">
          <w:rPr>
            <w:rFonts w:hAnsi="宋体" w:cs="宋体" w:hint="eastAsia"/>
          </w:rPr>
          <w:delText xml:space="preserve">scanned. Every combination still recognizes all </w:delText>
        </w:r>
      </w:del>
      <w:ins w:id="1656" w:author="作者" w:date="2026-08-27T09:50:00Z">
        <w:r w:rsidRPr="009C74B6">
          <w:rPr>
            <w:rFonts w:hAnsi="宋体" w:cs="宋体"/>
          </w:rPr>
          <w:t xml:space="preserve">evaluated, with all combinations identifying 100\% of </w:t>
        </w:r>
      </w:ins>
      <w:r w:rsidRPr="009C74B6">
        <w:rPr>
          <w:rFonts w:hAnsi="宋体" w:cs="宋体"/>
        </w:rPr>
        <w:t xml:space="preserve">necessary handovers. </w:t>
      </w:r>
      <w:del w:id="1657" w:author="作者" w:date="2026-08-27T09:50:00Z">
        <w:r w:rsidR="005A14BF" w:rsidRPr="00FE5058">
          <w:rPr>
            <w:rFonts w:hAnsi="宋体" w:cs="宋体" w:hint="eastAsia"/>
          </w:rPr>
          <w:delText>With</w:delText>
        </w:r>
      </w:del>
      <w:ins w:id="1658" w:author="作者" w:date="2026-08-27T09:50:00Z">
        <w:r w:rsidRPr="009C74B6">
          <w:rPr>
            <w:rFonts w:hAnsi="宋体" w:cs="宋体"/>
          </w:rPr>
          <w:t>At</w:t>
        </w:r>
      </w:ins>
      <w:r w:rsidRPr="009C74B6">
        <w:rPr>
          <w:rFonts w:hAnsi="宋体" w:cs="宋体"/>
        </w:rPr>
        <w:t xml:space="preserve"> $K_c=5$, increasing $\lambda$ from 0.2 to 0.8 </w:t>
      </w:r>
      <w:del w:id="1659" w:author="作者" w:date="2026-08-27T09:50:00Z">
        <w:r w:rsidR="005A14BF" w:rsidRPr="00FE5058">
          <w:rPr>
            <w:rFonts w:hAnsi="宋体" w:cs="宋体" w:hint="eastAsia"/>
          </w:rPr>
          <w:delText>reduces</w:delText>
        </w:r>
      </w:del>
      <w:ins w:id="1660" w:author="作者" w:date="2026-08-27T09:50:00Z">
        <w:r w:rsidRPr="009C74B6">
          <w:rPr>
            <w:rFonts w:hAnsi="宋体" w:cs="宋体"/>
          </w:rPr>
          <w:t>reduced</w:t>
        </w:r>
      </w:ins>
      <w:r w:rsidRPr="009C74B6">
        <w:rPr>
          <w:rFonts w:hAnsi="宋体" w:cs="宋体"/>
        </w:rPr>
        <w:t xml:space="preserve"> mean false handovers from 1.90 to 0.58 but </w:t>
      </w:r>
      <w:del w:id="1661" w:author="作者" w:date="2026-08-27T09:50:00Z">
        <w:r w:rsidR="005A14BF" w:rsidRPr="00FE5058">
          <w:rPr>
            <w:rFonts w:hAnsi="宋体" w:cs="宋体" w:hint="eastAsia"/>
          </w:rPr>
          <w:delText>in</w:delText>
        </w:r>
        <w:r w:rsidR="005A14BF" w:rsidRPr="00FE5058">
          <w:rPr>
            <w:rFonts w:hAnsi="宋体" w:cs="宋体" w:hint="eastAsia"/>
          </w:rPr>
          <w:delText>creases</w:delText>
        </w:r>
      </w:del>
      <w:ins w:id="1662" w:author="作者" w:date="2026-08-27T09:50:00Z">
        <w:r w:rsidRPr="009C74B6">
          <w:rPr>
            <w:rFonts w:hAnsi="宋体" w:cs="宋体"/>
          </w:rPr>
          <w:t>increased</w:t>
        </w:r>
      </w:ins>
      <w:r w:rsidRPr="009C74B6">
        <w:rPr>
          <w:rFonts w:hAnsi="宋体" w:cs="宋体"/>
        </w:rPr>
        <w:t xml:space="preserve"> mean detection delay from $1.13~\mathrm{s}$ to $1.22~\mathrm{s}$. </w:t>
      </w:r>
      <w:del w:id="1663" w:author="作者" w:date="2026-08-27T09:50:00Z">
        <w:r w:rsidR="005A14BF" w:rsidRPr="00FE5058">
          <w:rPr>
            <w:rFonts w:hAnsi="宋体" w:cs="宋体" w:hint="eastAsia"/>
          </w:rPr>
          <w:delText>With</w:delText>
        </w:r>
      </w:del>
      <w:ins w:id="1664" w:author="作者" w:date="2026-08-27T09:50:00Z">
        <w:r w:rsidRPr="009C74B6">
          <w:rPr>
            <w:rFonts w:hAnsi="宋体" w:cs="宋体"/>
          </w:rPr>
          <w:t>At</w:t>
        </w:r>
      </w:ins>
      <w:r w:rsidRPr="009C74B6">
        <w:rPr>
          <w:rFonts w:hAnsi="宋体" w:cs="宋体"/>
        </w:rPr>
        <w:t xml:space="preserve"> $\lambda=0.5$, $K_c=5$ </w:t>
      </w:r>
      <w:del w:id="1665" w:author="作者" w:date="2026-08-27T09:50:00Z">
        <w:r w:rsidR="005A14BF" w:rsidRPr="00FE5058">
          <w:rPr>
            <w:rFonts w:hAnsi="宋体" w:cs="宋体" w:hint="eastAsia"/>
          </w:rPr>
          <w:delText>has</w:delText>
        </w:r>
      </w:del>
      <w:ins w:id="1666" w:author="作者" w:date="2026-08-27T09:50:00Z">
        <w:r w:rsidRPr="009C74B6">
          <w:rPr>
            <w:rFonts w:hAnsi="宋体" w:cs="宋体"/>
          </w:rPr>
          <w:t>produced</w:t>
        </w:r>
      </w:ins>
      <w:r w:rsidRPr="009C74B6">
        <w:rPr>
          <w:rFonts w:hAnsi="宋体" w:cs="宋体"/>
        </w:rPr>
        <w:t xml:space="preserve"> 1.08 mean false handovers, </w:t>
      </w:r>
      <w:del w:id="1667" w:author="作者" w:date="2026-08-27T09:50:00Z">
        <w:r w:rsidR="005A14BF" w:rsidRPr="00FE5058">
          <w:rPr>
            <w:rFonts w:hAnsi="宋体" w:cs="宋体" w:hint="eastAsia"/>
          </w:rPr>
          <w:delText>below</w:delText>
        </w:r>
      </w:del>
      <w:ins w:id="1668" w:author="作者" w:date="2026-08-27T09:50:00Z">
        <w:r w:rsidRPr="009C74B6">
          <w:rPr>
            <w:rFonts w:hAnsi="宋体" w:cs="宋体"/>
          </w:rPr>
          <w:t>compared with</w:t>
        </w:r>
      </w:ins>
      <w:r w:rsidRPr="009C74B6">
        <w:rPr>
          <w:rFonts w:hAnsi="宋体" w:cs="宋体"/>
        </w:rPr>
        <w:t xml:space="preserve"> 1.48 for $K_c=3$ and 1.14 for $K_c=7$, </w:t>
      </w:r>
      <w:del w:id="1669" w:author="作者" w:date="2026-08-27T09:50:00Z">
        <w:r w:rsidR="005A14BF" w:rsidRPr="00FE5058">
          <w:rPr>
            <w:rFonts w:hAnsi="宋体" w:cs="宋体" w:hint="eastAsia"/>
          </w:rPr>
          <w:delText>while</w:delText>
        </w:r>
      </w:del>
      <w:ins w:id="1670" w:author="作者" w:date="2026-08-27T09:50:00Z">
        <w:r w:rsidRPr="009C74B6">
          <w:rPr>
            <w:rFonts w:hAnsi="宋体" w:cs="宋体"/>
          </w:rPr>
          <w:t>with a</w:t>
        </w:r>
      </w:ins>
      <w:r w:rsidRPr="009C74B6">
        <w:rPr>
          <w:rFonts w:hAnsi="宋体" w:cs="宋体"/>
        </w:rPr>
        <w:t xml:space="preserve"> mean detection delay </w:t>
      </w:r>
      <w:del w:id="1671" w:author="作者" w:date="2026-08-27T09:50:00Z">
        <w:r w:rsidR="005A14BF" w:rsidRPr="00FE5058">
          <w:rPr>
            <w:rFonts w:hAnsi="宋体" w:cs="宋体" w:hint="eastAsia"/>
          </w:rPr>
          <w:delText>remains</w:delText>
        </w:r>
      </w:del>
      <w:ins w:id="1672" w:author="作者" w:date="2026-08-27T09:50:00Z">
        <w:r w:rsidRPr="009C74B6">
          <w:rPr>
            <w:rFonts w:hAnsi="宋体" w:cs="宋体"/>
          </w:rPr>
          <w:t>of</w:t>
        </w:r>
      </w:ins>
      <w:r w:rsidRPr="009C74B6">
        <w:rPr>
          <w:rFonts w:hAnsi="宋体" w:cs="宋体"/>
        </w:rPr>
        <w:t xml:space="preserve"> $1.17~\mathrm{s}$. Considering risk suppression, </w:t>
      </w:r>
      <w:del w:id="1673" w:author="作者" w:date="2026-08-27T09:50:00Z">
        <w:r w:rsidR="005A14BF" w:rsidRPr="00FE5058">
          <w:rPr>
            <w:rFonts w:hAnsi="宋体" w:cs="宋体" w:hint="eastAsia"/>
          </w:rPr>
          <w:delText>statistical</w:delText>
        </w:r>
      </w:del>
      <w:ins w:id="1674" w:author="作者" w:date="2026-08-27T09:50:00Z">
        <w:r w:rsidRPr="009C74B6">
          <w:rPr>
            <w:rFonts w:hAnsi="宋体" w:cs="宋体"/>
          </w:rPr>
          <w:t>history</w:t>
        </w:r>
      </w:ins>
      <w:r w:rsidRPr="009C74B6">
        <w:rPr>
          <w:rFonts w:hAnsi="宋体" w:cs="宋体"/>
        </w:rPr>
        <w:t xml:space="preserve"> stability</w:t>
      </w:r>
      <w:del w:id="1675" w:author="作者" w:date="2026-08-27T09:50:00Z">
        <w:r w:rsidR="005A14BF" w:rsidRPr="00FE5058">
          <w:rPr>
            <w:rFonts w:hAnsi="宋体" w:cs="宋体" w:hint="eastAsia"/>
          </w:rPr>
          <w:delText xml:space="preserve"> of the history</w:delText>
        </w:r>
      </w:del>
      <w:r w:rsidRPr="009C74B6">
        <w:rPr>
          <w:rFonts w:hAnsi="宋体" w:cs="宋体"/>
        </w:rPr>
        <w:t xml:space="preserve">, and </w:t>
      </w:r>
      <w:del w:id="1676" w:author="作者" w:date="2026-08-27T09:50:00Z">
        <w:r w:rsidR="005A14BF" w:rsidRPr="00FE5058">
          <w:rPr>
            <w:rFonts w:hAnsi="宋体" w:cs="宋体" w:hint="eastAsia"/>
          </w:rPr>
          <w:delText>necessary-</w:delText>
        </w:r>
      </w:del>
      <w:r w:rsidRPr="009C74B6">
        <w:rPr>
          <w:rFonts w:hAnsi="宋体" w:cs="宋体"/>
        </w:rPr>
        <w:t xml:space="preserve">handover timeliness, </w:t>
      </w:r>
      <w:del w:id="1677" w:author="作者" w:date="2026-08-27T09:50:00Z">
        <w:r w:rsidR="005A14BF" w:rsidRPr="00FE5058">
          <w:rPr>
            <w:rFonts w:hAnsi="宋体" w:cs="宋体" w:hint="eastAsia"/>
          </w:rPr>
          <w:delText xml:space="preserve">the final setting is </w:delText>
        </w:r>
      </w:del>
      <w:r w:rsidRPr="009C74B6">
        <w:rPr>
          <w:rFonts w:hAnsi="宋体" w:cs="宋体"/>
        </w:rPr>
        <w:t>$K_c=5,\lambda=0.5</w:t>
      </w:r>
      <w:del w:id="1678" w:author="作者" w:date="2026-08-27T09:50:00Z">
        <w:r w:rsidR="005A14BF" w:rsidRPr="00FE5058">
          <w:rPr>
            <w:rFonts w:hAnsi="宋体" w:cs="宋体" w:hint="eastAsia"/>
          </w:rPr>
          <w:delText>$.</w:delText>
        </w:r>
      </w:del>
      <w:ins w:id="1679" w:author="作者" w:date="2026-08-27T09:50:00Z">
        <w:r w:rsidRPr="009C74B6">
          <w:rPr>
            <w:rFonts w:hAnsi="宋体" w:cs="宋体"/>
          </w:rPr>
          <w:t>$ were selected.</w:t>
        </w:r>
      </w:ins>
    </w:p>
    <w:p w14:paraId="14254C2E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5E844F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\begin{figure}[H]</w:t>
      </w:r>
    </w:p>
    <w:p w14:paraId="6AAACA2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35199E3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\includegraphics[width=\textwidth]{fig_parameter_sensitivity_en.png}</w:t>
      </w:r>
    </w:p>
    <w:p w14:paraId="32D7ADB3" w14:textId="1D6A8FA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\caption{Sensitivity </w:t>
      </w:r>
      <w:del w:id="1680" w:author="作者" w:date="2026-08-27T09:50:00Z">
        <w:r w:rsidR="005A14BF" w:rsidRPr="00FE5058">
          <w:rPr>
            <w:rFonts w:hAnsi="宋体" w:cs="宋体" w:hint="eastAsia"/>
          </w:rPr>
          <w:delText>experiments for</w:delText>
        </w:r>
      </w:del>
      <w:ins w:id="1681" w:author="作者" w:date="2026-08-27T09:50:00Z">
        <w:r w:rsidRPr="009C74B6">
          <w:rPr>
            <w:rFonts w:hAnsi="宋体" w:cs="宋体"/>
          </w:rPr>
          <w:t>analysis of the</w:t>
        </w:r>
      </w:ins>
      <w:r w:rsidRPr="009C74B6">
        <w:rPr>
          <w:rFonts w:hAnsi="宋体" w:cs="宋体"/>
        </w:rPr>
        <w:t xml:space="preserve"> fusion coefficient, dual-hysteresis parameters, and enhancement parameters</w:t>
      </w:r>
      <w:del w:id="1682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1683" w:author="作者" w:date="2026-08-27T09:50:00Z">
        <w:r w:rsidRPr="009C74B6">
          <w:rPr>
            <w:rFonts w:hAnsi="宋体" w:cs="宋体"/>
          </w:rPr>
          <w:t>.}</w:t>
        </w:r>
      </w:ins>
    </w:p>
    <w:p w14:paraId="172F805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\label{fig:param_sensitivity}</w:t>
      </w:r>
    </w:p>
    <w:p w14:paraId="145AB0E5" w14:textId="36E5C2D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{\small (For </w:t>
      </w:r>
      <w:del w:id="1684" w:author="作者" w:date="2026-08-27T09:50:00Z">
        <w:r w:rsidR="005A14BF" w:rsidRPr="00FE5058">
          <w:rPr>
            <w:rFonts w:hAnsi="宋体" w:cs="宋体" w:hint="eastAsia"/>
          </w:rPr>
          <w:delText xml:space="preserve">panels </w:delText>
        </w:r>
      </w:del>
      <w:ins w:id="1685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b</w:t>
      </w:r>
      <w:ins w:id="1686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and </w:t>
      </w:r>
      <w:ins w:id="1687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c</w:t>
      </w:r>
      <w:del w:id="1688" w:author="作者" w:date="2026-08-27T09:50:00Z">
        <w:r w:rsidR="005A14BF" w:rsidRPr="00FE5058">
          <w:rPr>
            <w:rFonts w:hAnsi="宋体" w:cs="宋体" w:hint="eastAsia"/>
          </w:rPr>
          <w:delText>, the</w:delText>
        </w:r>
      </w:del>
      <w:ins w:id="1689" w:author="作者" w:date="2026-08-27T09:50:00Z">
        <w:r w:rsidRPr="009C74B6">
          <w:rPr>
            <w:rFonts w:hAnsi="宋体" w:cs="宋体"/>
          </w:rPr>
          <w:t>),</w:t>
        </w:r>
      </w:ins>
      <w:r w:rsidRPr="009C74B6">
        <w:rPr>
          <w:rFonts w:hAnsi="宋体" w:cs="宋体"/>
        </w:rPr>
        <w:t xml:space="preserve"> upper </w:t>
      </w:r>
      <w:del w:id="1690" w:author="作者" w:date="2026-08-27T09:50:00Z">
        <w:r w:rsidR="005A14BF" w:rsidRPr="00FE5058">
          <w:rPr>
            <w:rFonts w:hAnsi="宋体" w:cs="宋体" w:hint="eastAsia"/>
          </w:rPr>
          <w:delText>cell entry is the</w:delText>
        </w:r>
      </w:del>
      <w:ins w:id="1691" w:author="作者" w:date="2026-08-27T09:50:00Z">
        <w:r w:rsidRPr="009C74B6">
          <w:rPr>
            <w:rFonts w:hAnsi="宋体" w:cs="宋体"/>
          </w:rPr>
          <w:t>entries denote</w:t>
        </w:r>
      </w:ins>
      <w:r w:rsidRPr="009C74B6">
        <w:rPr>
          <w:rFonts w:hAnsi="宋体" w:cs="宋体"/>
        </w:rPr>
        <w:t xml:space="preserve"> mean false-handover </w:t>
      </w:r>
      <w:del w:id="1692" w:author="作者" w:date="2026-08-27T09:50:00Z">
        <w:r w:rsidR="005A14BF" w:rsidRPr="00FE5058">
          <w:rPr>
            <w:rFonts w:hAnsi="宋体" w:cs="宋体" w:hint="eastAsia"/>
          </w:rPr>
          <w:delText>count</w:delText>
        </w:r>
      </w:del>
      <w:ins w:id="1693" w:author="作者" w:date="2026-08-27T09:50:00Z">
        <w:r w:rsidRPr="009C74B6">
          <w:rPr>
            <w:rFonts w:hAnsi="宋体" w:cs="宋体"/>
          </w:rPr>
          <w:t>counts</w:t>
        </w:r>
      </w:ins>
      <w:r w:rsidRPr="009C74B6">
        <w:rPr>
          <w:rFonts w:hAnsi="宋体" w:cs="宋体"/>
        </w:rPr>
        <w:t xml:space="preserve"> and </w:t>
      </w:r>
      <w:del w:id="1694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r w:rsidRPr="009C74B6">
        <w:rPr>
          <w:rFonts w:hAnsi="宋体" w:cs="宋体"/>
        </w:rPr>
        <w:t xml:space="preserve">lower </w:t>
      </w:r>
      <w:del w:id="1695" w:author="作者" w:date="2026-08-27T09:50:00Z">
        <w:r w:rsidR="005A14BF" w:rsidRPr="00FE5058">
          <w:rPr>
            <w:rFonts w:hAnsi="宋体" w:cs="宋体" w:hint="eastAsia"/>
          </w:rPr>
          <w:delText>entry is the</w:delText>
        </w:r>
      </w:del>
      <w:ins w:id="1696" w:author="作者" w:date="2026-08-27T09:50:00Z">
        <w:r w:rsidRPr="009C74B6">
          <w:rPr>
            <w:rFonts w:hAnsi="宋体" w:cs="宋体"/>
          </w:rPr>
          <w:t>entries denote</w:t>
        </w:r>
      </w:ins>
      <w:r w:rsidRPr="009C74B6">
        <w:rPr>
          <w:rFonts w:hAnsi="宋体" w:cs="宋体"/>
        </w:rPr>
        <w:t xml:space="preserve"> mean detection </w:t>
      </w:r>
      <w:del w:id="1697" w:author="作者" w:date="2026-08-27T09:50:00Z">
        <w:r w:rsidR="005A14BF" w:rsidRPr="00FE5058">
          <w:rPr>
            <w:rFonts w:hAnsi="宋体" w:cs="宋体" w:hint="eastAsia"/>
          </w:rPr>
          <w:delText>delay</w:delText>
        </w:r>
      </w:del>
      <w:ins w:id="1698" w:author="作者" w:date="2026-08-27T09:50:00Z">
        <w:r w:rsidRPr="009C74B6">
          <w:rPr>
            <w:rFonts w:hAnsi="宋体" w:cs="宋体"/>
          </w:rPr>
          <w:t>delays</w:t>
        </w:r>
      </w:ins>
      <w:r w:rsidRPr="009C74B6">
        <w:rPr>
          <w:rFonts w:hAnsi="宋体" w:cs="宋体"/>
        </w:rPr>
        <w:t>.)\par}</w:t>
      </w:r>
    </w:p>
    <w:p w14:paraId="7640F24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349B19E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D3EA9C9" w14:textId="69E5CFC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Based on these parameter-selection experiments, Table~\ref{tab:params} summarizes the platform, network scenario, model </w:t>
      </w:r>
      <w:del w:id="1699" w:author="作者" w:date="2026-08-27T09:50:00Z">
        <w:r w:rsidR="005A14BF" w:rsidRPr="00FE5058">
          <w:rPr>
            <w:rFonts w:hAnsi="宋体" w:cs="宋体" w:hint="eastAsia"/>
          </w:rPr>
          <w:delText>structure</w:delText>
        </w:r>
      </w:del>
      <w:ins w:id="1700" w:author="作者" w:date="2026-08-27T09:50:00Z">
        <w:r w:rsidRPr="009C74B6">
          <w:rPr>
            <w:rFonts w:hAnsi="宋体" w:cs="宋体"/>
          </w:rPr>
          <w:t>architecture</w:t>
        </w:r>
      </w:ins>
      <w:r w:rsidRPr="009C74B6">
        <w:rPr>
          <w:rFonts w:hAnsi="宋体" w:cs="宋体"/>
        </w:rPr>
        <w:t>, and training/inference parameters</w:t>
      </w:r>
      <w:del w:id="1701" w:author="作者" w:date="2026-08-27T09:50:00Z">
        <w:r w:rsidR="005A14BF" w:rsidRPr="00FE5058">
          <w:rPr>
            <w:rFonts w:hAnsi="宋体" w:cs="宋体" w:hint="eastAsia"/>
          </w:rPr>
          <w:delText xml:space="preserve"> used here</w:delText>
        </w:r>
      </w:del>
      <w:r w:rsidRPr="009C74B6">
        <w:rPr>
          <w:rFonts w:hAnsi="宋体" w:cs="宋体"/>
        </w:rPr>
        <w:t>. All comparison algorithms</w:t>
      </w:r>
      <w:del w:id="1702" w:author="作者" w:date="2026-08-27T09:50:00Z">
        <w:r w:rsidR="005A14BF" w:rsidRPr="00FE5058">
          <w:rPr>
            <w:rFonts w:hAnsi="宋体" w:cs="宋体" w:hint="eastAsia"/>
          </w:rPr>
          <w:delText>, indicator sources, and analyses</w:delText>
        </w:r>
      </w:del>
      <w:r w:rsidRPr="009C74B6">
        <w:rPr>
          <w:rFonts w:hAnsi="宋体" w:cs="宋体"/>
        </w:rPr>
        <w:t xml:space="preserve"> use the same simulation configuration, </w:t>
      </w:r>
      <w:del w:id="1703" w:author="作者" w:date="2026-08-27T09:50:00Z">
        <w:r w:rsidR="005A14BF" w:rsidRPr="00FE5058">
          <w:rPr>
            <w:rFonts w:hAnsi="宋体" w:cs="宋体" w:hint="eastAsia"/>
          </w:rPr>
          <w:delText>avoiding</w:delText>
        </w:r>
      </w:del>
      <w:ins w:id="1704" w:author="作者" w:date="2026-08-27T09:50:00Z">
        <w:r w:rsidRPr="009C74B6">
          <w:rPr>
            <w:rFonts w:hAnsi="宋体" w:cs="宋体"/>
          </w:rPr>
          <w:t>indicator sources, and analysis setting to avoid</w:t>
        </w:r>
      </w:ins>
      <w:r w:rsidRPr="009C74B6">
        <w:rPr>
          <w:rFonts w:hAnsi="宋体" w:cs="宋体"/>
        </w:rPr>
        <w:t xml:space="preserve"> confounding </w:t>
      </w:r>
      <w:del w:id="1705" w:author="作者" w:date="2026-08-27T09:50:00Z">
        <w:r w:rsidR="005A14BF" w:rsidRPr="00FE5058">
          <w:rPr>
            <w:rFonts w:hAnsi="宋体" w:cs="宋体" w:hint="eastAsia"/>
          </w:rPr>
          <w:delText>between algorithm</w:delText>
        </w:r>
      </w:del>
      <w:ins w:id="1706" w:author="作者" w:date="2026-08-27T09:50:00Z">
        <w:r w:rsidRPr="009C74B6">
          <w:rPr>
            <w:rFonts w:hAnsi="宋体" w:cs="宋体"/>
          </w:rPr>
          <w:t>algorithmic</w:t>
        </w:r>
      </w:ins>
      <w:r w:rsidRPr="009C74B6">
        <w:rPr>
          <w:rFonts w:hAnsi="宋体" w:cs="宋体"/>
        </w:rPr>
        <w:t xml:space="preserve"> and </w:t>
      </w:r>
      <w:del w:id="1707" w:author="作者" w:date="2026-08-27T09:50:00Z">
        <w:r w:rsidR="005A14BF" w:rsidRPr="00FE5058">
          <w:rPr>
            <w:rFonts w:hAnsi="宋体" w:cs="宋体" w:hint="eastAsia"/>
          </w:rPr>
          <w:delText>environment differences</w:delText>
        </w:r>
      </w:del>
      <w:ins w:id="1708" w:author="作者" w:date="2026-08-27T09:50:00Z">
        <w:r w:rsidRPr="009C74B6">
          <w:rPr>
            <w:rFonts w:hAnsi="宋体" w:cs="宋体"/>
          </w:rPr>
          <w:t>environmental effects</w:t>
        </w:r>
      </w:ins>
      <w:r w:rsidRPr="009C74B6">
        <w:rPr>
          <w:rFonts w:hAnsi="宋体" w:cs="宋体"/>
        </w:rPr>
        <w:t>.</w:t>
      </w:r>
    </w:p>
    <w:p w14:paraId="28045432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91EC34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\begin{table}[H]</w:t>
      </w:r>
    </w:p>
    <w:p w14:paraId="3C364EB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0A7686BE" w14:textId="3060F41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\caption{Experimental parameter settings</w:t>
      </w:r>
      <w:del w:id="1709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1710" w:author="作者" w:date="2026-08-27T09:50:00Z">
        <w:r w:rsidRPr="009C74B6">
          <w:rPr>
            <w:rFonts w:hAnsi="宋体" w:cs="宋体"/>
          </w:rPr>
          <w:t>.}</w:t>
        </w:r>
      </w:ins>
    </w:p>
    <w:p w14:paraId="001BECB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\small</w:t>
      </w:r>
    </w:p>
    <w:p w14:paraId="4A54B2B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\begin{tabular}{&gt;{\raggedright\arraybackslash}p{3.2cm}p{8.5cm}}</w:t>
      </w:r>
    </w:p>
    <w:p w14:paraId="2E5A1EC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\toprule</w:t>
      </w:r>
    </w:p>
    <w:p w14:paraId="525CAFC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Parameter &amp; Value \\</w:t>
      </w:r>
    </w:p>
    <w:p w14:paraId="48CF870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\midrule</w:t>
      </w:r>
    </w:p>
    <w:p w14:paraId="5C7C2AC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Simulation platform &amp; ns-3.45, ns3-ai, Python/PyTorch \\</w:t>
      </w:r>
    </w:p>
    <w:p w14:paraId="2281EB36" w14:textId="1281C8D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Candidate networks &amp; 5G, LTE, </w:t>
      </w:r>
      <w:del w:id="1711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1712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\\</w:t>
      </w:r>
    </w:p>
    <w:p w14:paraId="6D29451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Algorithm scope &amp; LAAVHA, 8 comparison algorithms, and 2 ablation variants \\</w:t>
      </w:r>
    </w:p>
    <w:p w14:paraId="634B7DD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Runs &amp; 50 random scenarios for each algorithm \\</w:t>
      </w:r>
    </w:p>
    <w:p w14:paraId="62273A8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Simulation duration &amp; $10~\mathrm{s}$ \\</w:t>
      </w:r>
    </w:p>
    <w:p w14:paraId="15FC56C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Decision period &amp; $0.1~\mathrm{s}$ \\</w:t>
      </w:r>
    </w:p>
    <w:p w14:paraId="0C9B04E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Decisions per run &amp; 100 \\</w:t>
      </w:r>
    </w:p>
    <w:p w14:paraId="321843F3" w14:textId="12E1E00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Random seeds &amp; 200</w:t>
      </w:r>
      <w:del w:id="1713" w:author="作者" w:date="2026-08-27T09:50:00Z">
        <w:r w:rsidR="005A14BF" w:rsidRPr="00FE5058">
          <w:rPr>
            <w:rFonts w:hAnsi="宋体" w:cs="宋体" w:hint="eastAsia"/>
          </w:rPr>
          <w:delText>$\sim$</w:delText>
        </w:r>
      </w:del>
      <w:ins w:id="1714" w:author="作者" w:date="2026-08-27T09:50:00Z">
        <w:r w:rsidRPr="009C74B6">
          <w:rPr>
            <w:rFonts w:hAnsi="宋体" w:cs="宋体"/>
          </w:rPr>
          <w:t>--</w:t>
        </w:r>
      </w:ins>
      <w:r w:rsidRPr="009C74B6">
        <w:rPr>
          <w:rFonts w:hAnsi="宋体" w:cs="宋体"/>
        </w:rPr>
        <w:t>249</w:t>
      </w:r>
      <w:del w:id="1715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r w:rsidRPr="009C74B6">
        <w:rPr>
          <w:rFonts w:hAnsi="宋体" w:cs="宋体"/>
        </w:rPr>
        <w:t>\\</w:t>
      </w:r>
    </w:p>
    <w:p w14:paraId="67F38AE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FlowMonitor mode &amp; feed \\</w:t>
      </w:r>
    </w:p>
    <w:p w14:paraId="0525BB8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Indicator dimensions &amp; SINR, RSRP, delay, throughput, packet loss ratio \\</w:t>
      </w:r>
    </w:p>
    <w:p w14:paraId="1397250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Position perturbation &amp; $30~\mathrm{m}$ \\</w:t>
      </w:r>
    </w:p>
    <w:p w14:paraId="2875076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Altitude perturbation &amp; $10~\mathrm{m}$ \\</w:t>
      </w:r>
    </w:p>
    <w:p w14:paraId="2CA94C7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Time window $T_s$ &amp; 10 \\</w:t>
      </w:r>
    </w:p>
    <w:p w14:paraId="75E823F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LSTM hidden units &amp; 128 in the first layer, 64 in the second layer \\</w:t>
      </w:r>
    </w:p>
    <w:p w14:paraId="65B96CD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Attention heads (num\_heads) &amp; 1 (embed\_dim=5; single-head attention) \\</w:t>
      </w:r>
    </w:p>
    <w:p w14:paraId="1590418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Fusion coefficient $\alpha$ &amp; 0.6 \\</w:t>
      </w:r>
    </w:p>
    <w:p w14:paraId="5A2F9DD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Dual-hysteresis parameters &amp; $\Delta_{\mathrm{th}}=0.05$, confirmation window $T_h=3$ \\</w:t>
      </w:r>
    </w:p>
    <w:p w14:paraId="6FC6C58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Enhancement parameters &amp; RS-TOPSIS closeness-history length $K_c=5$, RS-TOPSIS risk coefficient $\lambda=0.5$ \\</w:t>
      </w:r>
    </w:p>
    <w:p w14:paraId="37949B0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Dataset split &amp; training/validation = 80\%/20\% \\</w:t>
      </w:r>
    </w:p>
    <w:p w14:paraId="5B0BD3A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Optimizer &amp; Adam \\</w:t>
      </w:r>
    </w:p>
    <w:p w14:paraId="6FC46AE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Early stopping &amp; validation loss does not decrease for 10 consecutive epochs \\</w:t>
      </w:r>
    </w:p>
    <w:p w14:paraId="5D466F6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\bottomrule</w:t>
      </w:r>
    </w:p>
    <w:p w14:paraId="722C4E2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\end{tabular}</w:t>
      </w:r>
    </w:p>
    <w:p w14:paraId="28C0286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\label{tab:params}</w:t>
      </w:r>
    </w:p>
    <w:p w14:paraId="6EDAF49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\end{table}</w:t>
      </w:r>
    </w:p>
    <w:p w14:paraId="60E7659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831D03D" w14:textId="573D7088" w:rsidR="009C74B6" w:rsidRPr="009C74B6" w:rsidRDefault="005A14BF" w:rsidP="009C74B6">
      <w:pPr>
        <w:pStyle w:val="a3"/>
        <w:rPr>
          <w:rFonts w:hAnsi="宋体" w:cs="宋体"/>
        </w:rPr>
      </w:pPr>
      <w:del w:id="1716" w:author="作者" w:date="2026-08-27T09:50:00Z">
        <w:r w:rsidRPr="00FE5058">
          <w:rPr>
            <w:rFonts w:hAnsi="宋体" w:cs="宋体" w:hint="eastAsia"/>
          </w:rPr>
          <w:delText>Besides</w:delText>
        </w:r>
      </w:del>
      <w:ins w:id="1717" w:author="作者" w:date="2026-08-27T09:50:00Z">
        <w:r w:rsidR="009C74B6" w:rsidRPr="009C74B6">
          <w:rPr>
            <w:rFonts w:hAnsi="宋体" w:cs="宋体"/>
          </w:rPr>
          <w:t>In addition to</w:t>
        </w:r>
      </w:ins>
      <w:r w:rsidR="009C74B6" w:rsidRPr="009C74B6">
        <w:rPr>
          <w:rFonts w:hAnsi="宋体" w:cs="宋体"/>
        </w:rPr>
        <w:t xml:space="preserve"> LAAVHA, the experiments </w:t>
      </w:r>
      <w:del w:id="1718" w:author="作者" w:date="2026-08-27T09:50:00Z">
        <w:r w:rsidRPr="00FE5058">
          <w:rPr>
            <w:rFonts w:hAnsi="宋体" w:cs="宋体" w:hint="eastAsia"/>
          </w:rPr>
          <w:delText>run</w:delText>
        </w:r>
      </w:del>
      <w:ins w:id="1719" w:author="作者" w:date="2026-08-27T09:50:00Z">
        <w:r w:rsidR="009C74B6" w:rsidRPr="009C74B6">
          <w:rPr>
            <w:rFonts w:hAnsi="宋体" w:cs="宋体"/>
          </w:rPr>
          <w:t>evaluate</w:t>
        </w:r>
      </w:ins>
      <w:r w:rsidR="009C74B6" w:rsidRPr="009C74B6">
        <w:rPr>
          <w:rFonts w:hAnsi="宋体" w:cs="宋体"/>
        </w:rPr>
        <w:t xml:space="preserve"> eight comparison algorithms, </w:t>
      </w:r>
      <w:ins w:id="1720" w:author="作者" w:date="2026-08-27T09:50:00Z">
        <w:r w:rsidR="009C74B6" w:rsidRPr="009C74B6">
          <w:rPr>
            <w:rFonts w:hAnsi="宋体" w:cs="宋体"/>
          </w:rPr>
          <w:t xml:space="preserve">namely </w:t>
        </w:r>
      </w:ins>
      <w:r w:rsidR="009C74B6" w:rsidRPr="009C74B6">
        <w:rPr>
          <w:rFonts w:hAnsi="宋体" w:cs="宋体"/>
        </w:rPr>
        <w:t xml:space="preserve">TOPSIS-Q, Fuzzy-VHO, SAW, VIKOR, GRA, COPRAS, SPOTIS, and strongest-signal selection, </w:t>
      </w:r>
      <w:del w:id="1721" w:author="作者" w:date="2026-08-27T09:50:00Z">
        <w:r w:rsidRPr="00FE5058">
          <w:rPr>
            <w:rFonts w:hAnsi="宋体" w:cs="宋体" w:hint="eastAsia"/>
          </w:rPr>
          <w:delText>as well as</w:delText>
        </w:r>
      </w:del>
      <w:ins w:id="1722" w:author="作者" w:date="2026-08-27T09:50:00Z">
        <w:r w:rsidR="009C74B6" w:rsidRPr="009C74B6">
          <w:rPr>
            <w:rFonts w:hAnsi="宋体" w:cs="宋体"/>
          </w:rPr>
          <w:t>plus the</w:t>
        </w:r>
      </w:ins>
      <w:r w:rsidR="009C74B6" w:rsidRPr="009C74B6">
        <w:rPr>
          <w:rFonts w:hAnsi="宋体" w:cs="宋体"/>
        </w:rPr>
        <w:t xml:space="preserve"> ablation variants LAAVHA-L and LAAVHA-A. </w:t>
      </w:r>
      <w:del w:id="1723" w:author="作者" w:date="2026-08-27T09:50:00Z">
        <w:r w:rsidRPr="00FE5058">
          <w:rPr>
            <w:rFonts w:hAnsi="宋体" w:cs="宋体" w:hint="eastAsia"/>
          </w:rPr>
          <w:delText>The comparison algorithms cover</w:delText>
        </w:r>
      </w:del>
      <w:ins w:id="1724" w:author="作者" w:date="2026-08-27T09:50:00Z">
        <w:r w:rsidR="009C74B6" w:rsidRPr="009C74B6">
          <w:rPr>
            <w:rFonts w:hAnsi="宋体" w:cs="宋体"/>
          </w:rPr>
          <w:t>These methods represent</w:t>
        </w:r>
      </w:ins>
      <w:r w:rsidR="009C74B6" w:rsidRPr="009C74B6">
        <w:rPr>
          <w:rFonts w:hAnsi="宋体" w:cs="宋体"/>
        </w:rPr>
        <w:t xml:space="preserve"> seven </w:t>
      </w:r>
      <w:del w:id="1725" w:author="作者" w:date="2026-08-27T09:50:00Z">
        <w:r w:rsidRPr="00FE5058">
          <w:rPr>
            <w:rFonts w:hAnsi="宋体" w:cs="宋体" w:hint="eastAsia"/>
          </w:rPr>
          <w:delText xml:space="preserve">common </w:delText>
        </w:r>
      </w:del>
      <w:r w:rsidR="009C74B6" w:rsidRPr="009C74B6">
        <w:rPr>
          <w:rFonts w:hAnsi="宋体" w:cs="宋体"/>
        </w:rPr>
        <w:t xml:space="preserve">decision paradigms: fuzzy logic (Fuzzy-VHO), </w:t>
      </w:r>
      <w:del w:id="1726" w:author="作者" w:date="2026-08-27T09:50:00Z">
        <w:r w:rsidRPr="00FE5058">
          <w:rPr>
            <w:rFonts w:hAnsi="宋体" w:cs="宋体" w:hint="eastAsia"/>
          </w:rPr>
          <w:delText>simple additive weighting (</w:delText>
        </w:r>
      </w:del>
      <w:r w:rsidR="009C74B6" w:rsidRPr="009C74B6">
        <w:rPr>
          <w:rFonts w:hAnsi="宋体" w:cs="宋体"/>
        </w:rPr>
        <w:t>SAW</w:t>
      </w:r>
      <w:del w:id="1727" w:author="作者" w:date="2026-08-27T09:50:00Z">
        <w:r w:rsidRPr="00FE5058">
          <w:rPr>
            <w:rFonts w:hAnsi="宋体" w:cs="宋体" w:hint="eastAsia"/>
          </w:rPr>
          <w:delText>),</w:delText>
        </w:r>
      </w:del>
      <w:ins w:id="1728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compromise ranking (VIKOR), distance-based ranking (TOPSIS-Q), relational analysis (GRA), proportional assessment (COPRAS), and reference-point ranking (SPOTIS). TOPSIS-Q follows TOPSIS network selection </w:t>
      </w:r>
      <w:del w:id="1729" w:author="作者" w:date="2026-08-27T09:50:00Z">
        <w:r w:rsidRPr="00FE5058">
          <w:rPr>
            <w:rFonts w:hAnsi="宋体" w:cs="宋体" w:hint="eastAsia"/>
          </w:rPr>
          <w:delText>and</w:delText>
        </w:r>
      </w:del>
      <w:ins w:id="1730" w:author="作者" w:date="2026-08-27T09:50:00Z">
        <w:r w:rsidR="009C74B6" w:rsidRPr="009C74B6">
          <w:rPr>
            <w:rFonts w:hAnsi="宋体" w:cs="宋体"/>
          </w:rPr>
          <w:t>with</w:t>
        </w:r>
      </w:ins>
      <w:r w:rsidR="009C74B6" w:rsidRPr="009C74B6">
        <w:rPr>
          <w:rFonts w:hAnsi="宋体" w:cs="宋体"/>
        </w:rPr>
        <w:t xml:space="preserve"> entropy-weighted improved TOPSIS</w:t>
      </w:r>
      <w:ins w:id="1731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>\upcite{8--10}; Fuzzy-VHO follows fuzzy handover for 5G UAV networks</w:t>
      </w:r>
      <w:ins w:id="1732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>\upcite{4}; VIKOR uses compromise ranking</w:t>
      </w:r>
      <w:ins w:id="1733" w:author="作者" w:date="2026-08-27T09:50:00Z">
        <w:r w:rsidR="009C74B6" w:rsidRPr="009C74B6">
          <w:rPr>
            <w:rFonts w:hAnsi="宋体" w:cs="宋体"/>
          </w:rPr>
          <w:t xml:space="preserve"> </w:t>
        </w:r>
      </w:ins>
      <w:r w:rsidR="009C74B6" w:rsidRPr="009C74B6">
        <w:rPr>
          <w:rFonts w:hAnsi="宋体" w:cs="宋体"/>
        </w:rPr>
        <w:t xml:space="preserve">\upcite{11}; and GRA, COPRAS, SPOTIS, and SAW </w:t>
      </w:r>
      <w:del w:id="1734" w:author="作者" w:date="2026-08-27T09:50:00Z">
        <w:r w:rsidRPr="00FE5058">
          <w:rPr>
            <w:rFonts w:hAnsi="宋体" w:cs="宋体" w:hint="eastAsia"/>
          </w:rPr>
          <w:delText>are</w:delText>
        </w:r>
      </w:del>
      <w:ins w:id="1735" w:author="作者" w:date="2026-08-27T09:50:00Z">
        <w:r w:rsidR="009C74B6" w:rsidRPr="009C74B6">
          <w:rPr>
            <w:rFonts w:hAnsi="宋体" w:cs="宋体"/>
          </w:rPr>
          <w:t>represent</w:t>
        </w:r>
      </w:ins>
      <w:r w:rsidR="009C74B6" w:rsidRPr="009C74B6">
        <w:rPr>
          <w:rFonts w:hAnsi="宋体" w:cs="宋体"/>
        </w:rPr>
        <w:t xml:space="preserve"> mainstream multi-attribute mobility decision </w:t>
      </w:r>
      <w:del w:id="1736" w:author="作者" w:date="2026-08-27T09:50:00Z">
        <w:r w:rsidRPr="00FE5058">
          <w:rPr>
            <w:rFonts w:hAnsi="宋体" w:cs="宋体" w:hint="eastAsia"/>
          </w:rPr>
          <w:delText>paradigms whose network-selection applications and classification are covered by</w:delText>
        </w:r>
      </w:del>
      <w:ins w:id="1737" w:author="作者" w:date="2026-08-27T09:50:00Z">
        <w:r w:rsidR="009C74B6" w:rsidRPr="009C74B6">
          <w:rPr>
            <w:rFonts w:hAnsi="宋体" w:cs="宋体"/>
          </w:rPr>
          <w:t xml:space="preserve">methods </w:t>
        </w:r>
      </w:ins>
      <w:r w:rsidR="009C74B6" w:rsidRPr="009C74B6">
        <w:rPr>
          <w:rFonts w:hAnsi="宋体" w:cs="宋体"/>
        </w:rPr>
        <w:t xml:space="preserve">\upcite{12}. Strongest-signal selection </w:t>
      </w:r>
      <w:del w:id="1738" w:author="作者" w:date="2026-08-27T09:50:00Z">
        <w:r w:rsidRPr="00FE5058">
          <w:rPr>
            <w:rFonts w:hAnsi="宋体" w:cs="宋体" w:hint="eastAsia"/>
          </w:rPr>
          <w:delText>is a baseline that selects</w:delText>
        </w:r>
      </w:del>
      <w:ins w:id="1739" w:author="作者" w:date="2026-08-27T09:50:00Z">
        <w:r w:rsidR="009C74B6" w:rsidRPr="009C74B6">
          <w:rPr>
            <w:rFonts w:hAnsi="宋体" w:cs="宋体"/>
          </w:rPr>
          <w:t>chooses</w:t>
        </w:r>
      </w:ins>
      <w:r w:rsidR="009C74B6" w:rsidRPr="009C74B6">
        <w:rPr>
          <w:rFonts w:hAnsi="宋体" w:cs="宋体"/>
        </w:rPr>
        <w:t xml:space="preserve"> the candidate with the highest SINR. LAAVHA-L removes LSTM prediction, replacing predicted </w:t>
      </w:r>
      <w:del w:id="1740" w:author="作者" w:date="2026-08-27T09:50:00Z">
        <w:r w:rsidRPr="00FE5058">
          <w:rPr>
            <w:rFonts w:hAnsi="宋体" w:cs="宋体" w:hint="eastAsia"/>
          </w:rPr>
          <w:delText>state</w:delText>
        </w:r>
      </w:del>
      <w:ins w:id="1741" w:author="作者" w:date="2026-08-27T09:50:00Z">
        <w:r w:rsidR="009C74B6" w:rsidRPr="009C74B6">
          <w:rPr>
            <w:rFonts w:hAnsi="宋体" w:cs="宋体"/>
          </w:rPr>
          <w:t>states</w:t>
        </w:r>
      </w:ins>
      <w:r w:rsidR="009C74B6" w:rsidRPr="009C74B6">
        <w:rPr>
          <w:rFonts w:hAnsi="宋体" w:cs="宋体"/>
        </w:rPr>
        <w:t xml:space="preserve"> with current </w:t>
      </w:r>
      <w:del w:id="1742" w:author="作者" w:date="2026-08-27T09:50:00Z">
        <w:r w:rsidRPr="00FE5058">
          <w:rPr>
            <w:rFonts w:hAnsi="宋体" w:cs="宋体" w:hint="eastAsia"/>
          </w:rPr>
          <w:delText>state</w:delText>
        </w:r>
      </w:del>
      <w:ins w:id="1743" w:author="作者" w:date="2026-08-27T09:50:00Z">
        <w:r w:rsidR="009C74B6" w:rsidRPr="009C74B6">
          <w:rPr>
            <w:rFonts w:hAnsi="宋体" w:cs="宋体"/>
          </w:rPr>
          <w:t>states</w:t>
        </w:r>
      </w:ins>
      <w:r w:rsidR="009C74B6" w:rsidRPr="009C74B6">
        <w:rPr>
          <w:rFonts w:hAnsi="宋体" w:cs="宋体"/>
        </w:rPr>
        <w:t xml:space="preserve"> while retaining attention weights and dual hysteresis. LAAVHA-A removes attention-based dynamic </w:t>
      </w:r>
      <w:del w:id="1744" w:author="作者" w:date="2026-08-27T09:50:00Z">
        <w:r w:rsidRPr="00FE5058">
          <w:rPr>
            <w:rFonts w:hAnsi="宋体" w:cs="宋体" w:hint="eastAsia"/>
          </w:rPr>
          <w:delText>weights</w:delText>
        </w:r>
      </w:del>
      <w:ins w:id="1745" w:author="作者" w:date="2026-08-27T09:50:00Z">
        <w:r w:rsidR="009C74B6" w:rsidRPr="009C74B6">
          <w:rPr>
            <w:rFonts w:hAnsi="宋体" w:cs="宋体"/>
          </w:rPr>
          <w:t>weighting</w:t>
        </w:r>
      </w:ins>
      <w:r w:rsidR="009C74B6" w:rsidRPr="009C74B6">
        <w:rPr>
          <w:rFonts w:hAnsi="宋体" w:cs="宋体"/>
        </w:rPr>
        <w:t xml:space="preserve">, retaining LSTM prediction and dual hysteresis </w:t>
      </w:r>
      <w:del w:id="1746" w:author="作者" w:date="2026-08-27T09:50:00Z">
        <w:r w:rsidRPr="00FE5058">
          <w:rPr>
            <w:rFonts w:hAnsi="宋体" w:cs="宋体" w:hint="eastAsia"/>
          </w:rPr>
          <w:delText>and</w:delText>
        </w:r>
      </w:del>
      <w:ins w:id="1747" w:author="作者" w:date="2026-08-27T09:50:00Z">
        <w:r w:rsidR="009C74B6" w:rsidRPr="009C74B6">
          <w:rPr>
            <w:rFonts w:hAnsi="宋体" w:cs="宋体"/>
          </w:rPr>
          <w:t>while</w:t>
        </w:r>
      </w:ins>
      <w:r w:rsidR="009C74B6" w:rsidRPr="009C74B6">
        <w:rPr>
          <w:rFonts w:hAnsi="宋体" w:cs="宋体"/>
        </w:rPr>
        <w:t xml:space="preserve"> using entropy weighting for TOPSIS</w:t>
      </w:r>
      <w:del w:id="1748" w:author="作者" w:date="2026-08-27T09:50:00Z">
        <w:r w:rsidRPr="00FE5058">
          <w:rPr>
            <w:rFonts w:hAnsi="宋体" w:cs="宋体" w:hint="eastAsia"/>
          </w:rPr>
          <w:delText xml:space="preserve"> weights</w:delText>
        </w:r>
      </w:del>
      <w:r w:rsidR="009C74B6" w:rsidRPr="009C74B6">
        <w:rPr>
          <w:rFonts w:hAnsi="宋体" w:cs="宋体"/>
        </w:rPr>
        <w:t>.</w:t>
      </w:r>
    </w:p>
    <w:p w14:paraId="1A0E8157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9849D87" w14:textId="255D684A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5G candidate </w:t>
      </w:r>
      <w:del w:id="1749" w:author="作者" w:date="2026-08-27T09:50:00Z">
        <w:r w:rsidR="005A14BF" w:rsidRPr="00FE5058">
          <w:rPr>
            <w:rFonts w:hAnsi="宋体" w:cs="宋体" w:hint="eastAsia"/>
          </w:rPr>
          <w:delText>is represented by</w:delText>
        </w:r>
      </w:del>
      <w:ins w:id="1750" w:author="作者" w:date="2026-08-27T09:50:00Z">
        <w:r w:rsidRPr="009C74B6">
          <w:rPr>
            <w:rFonts w:hAnsi="宋体" w:cs="宋体"/>
          </w:rPr>
          <w:t>uses</w:t>
        </w:r>
      </w:ins>
      <w:r w:rsidRPr="009C74B6">
        <w:rPr>
          <w:rFonts w:hAnsi="宋体" w:cs="宋体"/>
        </w:rPr>
        <w:t xml:space="preserve"> a proxy link, </w:t>
      </w:r>
      <w:del w:id="1751" w:author="作者" w:date="2026-08-27T09:50:00Z">
        <w:r w:rsidR="005A14BF" w:rsidRPr="00FE5058">
          <w:rPr>
            <w:rFonts w:hAnsi="宋体" w:cs="宋体" w:hint="eastAsia"/>
          </w:rPr>
          <w:delText>whose</w:delText>
        </w:r>
      </w:del>
      <w:ins w:id="1752" w:author="作者" w:date="2026-08-27T09:50:00Z">
        <w:r w:rsidRPr="009C74B6">
          <w:rPr>
            <w:rFonts w:hAnsi="宋体" w:cs="宋体"/>
          </w:rPr>
          <w:t>with</w:t>
        </w:r>
      </w:ins>
      <w:r w:rsidRPr="009C74B6">
        <w:rPr>
          <w:rFonts w:hAnsi="宋体" w:cs="宋体"/>
        </w:rPr>
        <w:t xml:space="preserve"> SINR and RSRP </w:t>
      </w:r>
      <w:del w:id="1753" w:author="作者" w:date="2026-08-27T09:50:00Z">
        <w:r w:rsidR="005A14BF" w:rsidRPr="00FE5058">
          <w:rPr>
            <w:rFonts w:hAnsi="宋体" w:cs="宋体" w:hint="eastAsia"/>
          </w:rPr>
          <w:delText xml:space="preserve">are </w:delText>
        </w:r>
      </w:del>
      <w:r w:rsidRPr="009C74B6">
        <w:rPr>
          <w:rFonts w:hAnsi="宋体" w:cs="宋体"/>
        </w:rPr>
        <w:t xml:space="preserve">calculated </w:t>
      </w:r>
      <w:del w:id="1754" w:author="作者" w:date="2026-08-27T09:50:00Z">
        <w:r w:rsidR="005A14BF" w:rsidRPr="00FE5058">
          <w:rPr>
            <w:rFonts w:hAnsi="宋体" w:cs="宋体" w:hint="eastAsia"/>
          </w:rPr>
          <w:delText>using</w:delText>
        </w:r>
      </w:del>
      <w:ins w:id="1755" w:author="作者" w:date="2026-08-27T09:50:00Z">
        <w:r w:rsidRPr="009C74B6">
          <w:rPr>
            <w:rFonts w:hAnsi="宋体" w:cs="宋体"/>
          </w:rPr>
          <w:t>by</w:t>
        </w:r>
      </w:ins>
      <w:r w:rsidRPr="009C74B6">
        <w:rPr>
          <w:rFonts w:hAnsi="宋体" w:cs="宋体"/>
        </w:rPr>
        <w:t xml:space="preserve"> a position-based propagation </w:t>
      </w:r>
      <w:del w:id="1756" w:author="作者" w:date="2026-08-27T09:50:00Z">
        <w:r w:rsidR="005A14BF" w:rsidRPr="00FE5058">
          <w:rPr>
            <w:rFonts w:hAnsi="宋体" w:cs="宋体" w:hint="eastAsia"/>
          </w:rPr>
          <w:delText xml:space="preserve">proxy </w:delText>
        </w:r>
      </w:del>
      <w:r w:rsidRPr="009C74B6">
        <w:rPr>
          <w:rFonts w:hAnsi="宋体" w:cs="宋体"/>
        </w:rPr>
        <w:t>model</w:t>
      </w:r>
      <w:del w:id="1757" w:author="作者" w:date="2026-08-27T09:50:00Z">
        <w:r w:rsidR="005A14BF" w:rsidRPr="00FE5058">
          <w:rPr>
            <w:rFonts w:hAnsi="宋体" w:cs="宋体" w:hint="eastAsia"/>
          </w:rPr>
          <w:delText>; its parameters f</w:delText>
        </w:r>
        <w:r w:rsidR="005A14BF" w:rsidRPr="00FE5058">
          <w:rPr>
            <w:rFonts w:hAnsi="宋体" w:cs="宋体" w:hint="eastAsia"/>
          </w:rPr>
          <w:delText>ollow basic principles of</w:delText>
        </w:r>
      </w:del>
      <w:ins w:id="1758" w:author="作者" w:date="2026-08-27T09:50:00Z">
        <w:r w:rsidRPr="009C74B6">
          <w:rPr>
            <w:rFonts w:hAnsi="宋体" w:cs="宋体"/>
          </w:rPr>
          <w:t xml:space="preserve"> following</w:t>
        </w:r>
      </w:ins>
      <w:r w:rsidRPr="009C74B6">
        <w:rPr>
          <w:rFonts w:hAnsi="宋体" w:cs="宋体"/>
        </w:rPr>
        <w:t xml:space="preserve"> wireless</w:t>
      </w:r>
      <w:del w:id="1759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760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propagation and link</w:t>
      </w:r>
      <w:del w:id="1761" w:author="作者" w:date="2026-08-27T09:50:00Z">
        <w:r w:rsidR="005A14BF" w:rsidRPr="00FE5058">
          <w:rPr>
            <w:rFonts w:hAnsi="宋体" w:cs="宋体" w:hint="eastAsia"/>
          </w:rPr>
          <w:delText xml:space="preserve"> budgets</w:delText>
        </w:r>
      </w:del>
      <w:ins w:id="1762" w:author="作者" w:date="2026-08-27T09:50:00Z">
        <w:r w:rsidRPr="009C74B6">
          <w:rPr>
            <w:rFonts w:hAnsi="宋体" w:cs="宋体"/>
          </w:rPr>
          <w:t xml:space="preserve">-budget principles </w:t>
        </w:r>
      </w:ins>
      <w:r w:rsidRPr="009C74B6">
        <w:rPr>
          <w:rFonts w:hAnsi="宋体" w:cs="宋体"/>
        </w:rPr>
        <w:t xml:space="preserve">\upcite{34}. Transport indicators </w:t>
      </w:r>
      <w:del w:id="1763" w:author="作者" w:date="2026-08-27T09:50:00Z">
        <w:r w:rsidR="005A14BF" w:rsidRPr="00FE5058">
          <w:rPr>
            <w:rFonts w:hAnsi="宋体" w:cs="宋体" w:hint="eastAsia"/>
          </w:rPr>
          <w:delText>come</w:delText>
        </w:r>
      </w:del>
      <w:ins w:id="1764" w:author="作者" w:date="2026-08-27T09:50:00Z">
        <w:r w:rsidRPr="009C74B6">
          <w:rPr>
            <w:rFonts w:hAnsi="宋体" w:cs="宋体"/>
          </w:rPr>
          <w:t>are obtained</w:t>
        </w:r>
      </w:ins>
      <w:r w:rsidRPr="009C74B6">
        <w:rPr>
          <w:rFonts w:hAnsi="宋体" w:cs="宋体"/>
        </w:rPr>
        <w:t xml:space="preserve"> from FlowMonitor statistics for point-to-point proxy flows. A handover event denotes a change in the network identifier </w:t>
      </w:r>
      <w:del w:id="1765" w:author="作者" w:date="2026-08-27T09:50:00Z">
        <w:r w:rsidR="005A14BF" w:rsidRPr="00FE5058">
          <w:rPr>
            <w:rFonts w:hAnsi="宋体" w:cs="宋体" w:hint="eastAsia"/>
          </w:rPr>
          <w:delText>output</w:delText>
        </w:r>
      </w:del>
      <w:ins w:id="1766" w:author="作者" w:date="2026-08-27T09:50:00Z">
        <w:r w:rsidRPr="009C74B6">
          <w:rPr>
            <w:rFonts w:hAnsi="宋体" w:cs="宋体"/>
          </w:rPr>
          <w:t>selected</w:t>
        </w:r>
      </w:ins>
      <w:r w:rsidRPr="009C74B6">
        <w:rPr>
          <w:rFonts w:hAnsi="宋体" w:cs="宋体"/>
        </w:rPr>
        <w:t xml:space="preserve"> by LAAVHA</w:t>
      </w:r>
      <w:del w:id="1767" w:author="作者" w:date="2026-08-27T09:50:00Z">
        <w:r w:rsidR="005A14BF" w:rsidRPr="00FE5058">
          <w:rPr>
            <w:rFonts w:hAnsi="宋体" w:cs="宋体" w:hint="eastAsia"/>
          </w:rPr>
          <w:delText>; it does not exec</w:delText>
        </w:r>
        <w:r w:rsidR="005A14BF" w:rsidRPr="00FE5058">
          <w:rPr>
            <w:rFonts w:hAnsi="宋体" w:cs="宋体" w:hint="eastAsia"/>
          </w:rPr>
          <w:delText>ute</w:delText>
        </w:r>
      </w:del>
      <w:ins w:id="1768" w:author="作者" w:date="2026-08-27T09:50:00Z">
        <w:r w:rsidRPr="009C74B6">
          <w:rPr>
            <w:rFonts w:hAnsi="宋体" w:cs="宋体"/>
          </w:rPr>
          <w:t>, rather than</w:t>
        </w:r>
      </w:ins>
      <w:r w:rsidRPr="009C74B6">
        <w:rPr>
          <w:rFonts w:hAnsi="宋体" w:cs="宋体"/>
        </w:rPr>
        <w:t xml:space="preserve"> an actual </w:t>
      </w:r>
      <w:del w:id="1769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1770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disassociation, LTE detachment, or 5G new-radio </w:t>
      </w:r>
      <w:del w:id="1771" w:author="作者" w:date="2026-08-27T09:50:00Z">
        <w:r w:rsidR="005A14BF" w:rsidRPr="00FE5058">
          <w:rPr>
            <w:rFonts w:hAnsi="宋体" w:cs="宋体" w:hint="eastAsia"/>
          </w:rPr>
          <w:delText xml:space="preserve">(NR) </w:delText>
        </w:r>
      </w:del>
      <w:r w:rsidRPr="009C74B6">
        <w:rPr>
          <w:rFonts w:hAnsi="宋体" w:cs="宋体"/>
        </w:rPr>
        <w:t xml:space="preserve">protocol-stack handover. Table~\ref{tab:metrics} </w:t>
      </w:r>
      <w:del w:id="1772" w:author="作者" w:date="2026-08-27T09:50:00Z">
        <w:r w:rsidR="005A14BF" w:rsidRPr="00FE5058">
          <w:rPr>
            <w:rFonts w:hAnsi="宋体" w:cs="宋体" w:hint="eastAsia"/>
          </w:rPr>
          <w:delText>lists</w:delText>
        </w:r>
      </w:del>
      <w:ins w:id="1773" w:author="作者" w:date="2026-08-27T09:50:00Z">
        <w:r w:rsidRPr="009C74B6">
          <w:rPr>
            <w:rFonts w:hAnsi="宋体" w:cs="宋体"/>
          </w:rPr>
          <w:t>summarizes</w:t>
        </w:r>
      </w:ins>
      <w:r w:rsidRPr="009C74B6">
        <w:rPr>
          <w:rFonts w:hAnsi="宋体" w:cs="宋体"/>
        </w:rPr>
        <w:t xml:space="preserve"> the indicator sources for each candidate network.</w:t>
      </w:r>
    </w:p>
    <w:p w14:paraId="2F9C235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4050F5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\begin{table}[H]</w:t>
      </w:r>
    </w:p>
    <w:p w14:paraId="212A0F5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659B3FD0" w14:textId="0B7693A3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\caption{Candidate-network indicator sources</w:t>
      </w:r>
      <w:del w:id="1774" w:author="作者" w:date="2026-08-27T09:50:00Z">
        <w:r w:rsidR="005A14BF" w:rsidRPr="00FE5058">
          <w:rPr>
            <w:rFonts w:hAnsi="宋体" w:cs="宋体" w:hint="eastAsia"/>
          </w:rPr>
          <w:delText>}</w:delText>
        </w:r>
      </w:del>
      <w:ins w:id="1775" w:author="作者" w:date="2026-08-27T09:50:00Z">
        <w:r w:rsidRPr="009C74B6">
          <w:rPr>
            <w:rFonts w:hAnsi="宋体" w:cs="宋体"/>
          </w:rPr>
          <w:t>.}</w:t>
        </w:r>
      </w:ins>
    </w:p>
    <w:p w14:paraId="0FEC0C2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\small</w:t>
      </w:r>
    </w:p>
    <w:p w14:paraId="6D9AAB6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\begin{tabular}{p{1.5cm}p{3.2cm}p{2.8cm}p{3cm}p{2.5cm}}</w:t>
      </w:r>
    </w:p>
    <w:p w14:paraId="61AE5E9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\toprule</w:t>
      </w:r>
    </w:p>
    <w:p w14:paraId="796FAE7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Network &amp; SINR/RSRP &amp; Delay &amp; Throughput &amp; Packet loss ratio \\</w:t>
      </w:r>
    </w:p>
    <w:p w14:paraId="4C85868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\midrule</w:t>
      </w:r>
    </w:p>
    <w:p w14:paraId="39873EAA" w14:textId="5F0A82E5" w:rsidR="009C74B6" w:rsidRPr="009C74B6" w:rsidRDefault="005A14BF" w:rsidP="009C74B6">
      <w:pPr>
        <w:pStyle w:val="a3"/>
        <w:rPr>
          <w:rFonts w:hAnsi="宋体" w:cs="宋体"/>
        </w:rPr>
      </w:pPr>
      <w:del w:id="1776" w:author="作者" w:date="2026-08-27T09:50:00Z">
        <w:r w:rsidRPr="00FE5058">
          <w:rPr>
            <w:rFonts w:hAnsi="宋体" w:cs="宋体" w:hint="eastAsia"/>
          </w:rPr>
          <w:delText>WiFi</w:delText>
        </w:r>
      </w:del>
      <w:ins w:id="1777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 xml:space="preserve"> &amp; Propagation proxy from MobilityModel position &amp; FlowMonitor &amp; PacketSink bytes received within interval &amp; FlowMonitor \\</w:t>
      </w:r>
    </w:p>
    <w:p w14:paraId="147BD42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LTE &amp; Propagation proxy from MobilityModel position &amp; FlowMonitor &amp; FlowMonitor &amp; FlowMonitor \\</w:t>
      </w:r>
    </w:p>
    <w:p w14:paraId="6D85BDB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5G &amp; Propagation proxy to assumed gNB &amp; Point-to-point proxy-flow FlowMonitor &amp; Point-to-point proxy-flow FlowMonitor &amp; Point-to-point proxy-flow FlowMonitor \\</w:t>
      </w:r>
    </w:p>
    <w:p w14:paraId="3ECB28F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\bottomrule</w:t>
      </w:r>
    </w:p>
    <w:p w14:paraId="12F024C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\end{tabular}</w:t>
      </w:r>
    </w:p>
    <w:p w14:paraId="21C019A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\label{tab:metrics}</w:t>
      </w:r>
    </w:p>
    <w:p w14:paraId="61A5AF7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\end{table}</w:t>
      </w:r>
    </w:p>
    <w:p w14:paraId="2C49CCE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646EE92" w14:textId="3714A66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Table~\ref{tab:metrics} </w:t>
      </w:r>
      <w:del w:id="1778" w:author="作者" w:date="2026-08-27T09:50:00Z">
        <w:r w:rsidR="005A14BF" w:rsidRPr="00FE5058">
          <w:rPr>
            <w:rFonts w:hAnsi="宋体" w:cs="宋体" w:hint="eastAsia"/>
          </w:rPr>
          <w:delText>clarifies</w:delText>
        </w:r>
      </w:del>
      <w:ins w:id="1779" w:author="作者" w:date="2026-08-27T09:50:00Z">
        <w:r w:rsidRPr="009C74B6">
          <w:rPr>
            <w:rFonts w:hAnsi="宋体" w:cs="宋体"/>
          </w:rPr>
          <w:t>summarizes</w:t>
        </w:r>
      </w:ins>
      <w:r w:rsidRPr="009C74B6">
        <w:rPr>
          <w:rFonts w:hAnsi="宋体" w:cs="宋体"/>
        </w:rPr>
        <w:t xml:space="preserve"> the</w:t>
      </w:r>
      <w:del w:id="1780" w:author="作者" w:date="2026-08-27T09:50:00Z">
        <w:r w:rsidR="005A14BF" w:rsidRPr="00FE5058">
          <w:rPr>
            <w:rFonts w:hAnsi="宋体" w:cs="宋体" w:hint="eastAsia"/>
          </w:rPr>
          <w:delText xml:space="preserve"> collection</w:delText>
        </w:r>
      </w:del>
      <w:r w:rsidRPr="009C74B6">
        <w:rPr>
          <w:rFonts w:hAnsi="宋体" w:cs="宋体"/>
        </w:rPr>
        <w:t xml:space="preserve"> sources of the five network-state indicators in Section~3. SINR and RSRP </w:t>
      </w:r>
      <w:del w:id="1781" w:author="作者" w:date="2026-08-27T09:50:00Z">
        <w:r w:rsidR="005A14BF" w:rsidRPr="00FE5058">
          <w:rPr>
            <w:rFonts w:hAnsi="宋体" w:cs="宋体" w:hint="eastAsia"/>
          </w:rPr>
          <w:delText>mainly reflect</w:delText>
        </w:r>
      </w:del>
      <w:ins w:id="1782" w:author="作者" w:date="2026-08-27T09:50:00Z">
        <w:r w:rsidRPr="009C74B6">
          <w:rPr>
            <w:rFonts w:hAnsi="宋体" w:cs="宋体"/>
          </w:rPr>
          <w:t>represent</w:t>
        </w:r>
      </w:ins>
      <w:r w:rsidRPr="009C74B6">
        <w:rPr>
          <w:rFonts w:hAnsi="宋体" w:cs="宋体"/>
        </w:rPr>
        <w:t xml:space="preserve"> physical-layer link quality and are </w:t>
      </w:r>
      <w:del w:id="1783" w:author="作者" w:date="2026-08-27T09:50:00Z">
        <w:r w:rsidR="005A14BF" w:rsidRPr="00FE5058">
          <w:rPr>
            <w:rFonts w:hAnsi="宋体" w:cs="宋体" w:hint="eastAsia"/>
          </w:rPr>
          <w:delText>calculate</w:delText>
        </w:r>
        <w:r w:rsidR="005A14BF" w:rsidRPr="00FE5058">
          <w:rPr>
            <w:rFonts w:hAnsi="宋体" w:cs="宋体" w:hint="eastAsia"/>
          </w:rPr>
          <w:delText>d</w:delText>
        </w:r>
      </w:del>
      <w:ins w:id="1784" w:author="作者" w:date="2026-08-27T09:50:00Z">
        <w:r w:rsidRPr="009C74B6">
          <w:rPr>
            <w:rFonts w:hAnsi="宋体" w:cs="宋体"/>
          </w:rPr>
          <w:t>derived</w:t>
        </w:r>
      </w:ins>
      <w:r w:rsidRPr="009C74B6">
        <w:rPr>
          <w:rFonts w:hAnsi="宋体" w:cs="宋体"/>
        </w:rPr>
        <w:t xml:space="preserve"> from </w:t>
      </w:r>
      <w:del w:id="1785" w:author="作者" w:date="2026-08-27T09:50:00Z">
        <w:r w:rsidR="005A14BF" w:rsidRPr="00FE5058">
          <w:rPr>
            <w:rFonts w:hAnsi="宋体" w:cs="宋体" w:hint="eastAsia"/>
          </w:rPr>
          <w:delText xml:space="preserve">the relative positions of the </w:delText>
        </w:r>
      </w:del>
      <w:r w:rsidRPr="009C74B6">
        <w:rPr>
          <w:rFonts w:hAnsi="宋体" w:cs="宋体"/>
        </w:rPr>
        <w:t>UAV</w:t>
      </w:r>
      <w:del w:id="1786" w:author="作者" w:date="2026-08-27T09:50:00Z">
        <w:r w:rsidR="005A14BF" w:rsidRPr="00FE5058">
          <w:rPr>
            <w:rFonts w:hAnsi="宋体" w:cs="宋体" w:hint="eastAsia"/>
          </w:rPr>
          <w:delText xml:space="preserve"> and </w:delText>
        </w:r>
      </w:del>
      <w:ins w:id="1787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access</w:t>
      </w:r>
      <w:del w:id="1788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789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point</w:t>
      </w:r>
      <w:del w:id="1790" w:author="作者" w:date="2026-08-27T09:50:00Z">
        <w:r w:rsidR="005A14BF" w:rsidRPr="00FE5058">
          <w:rPr>
            <w:rFonts w:hAnsi="宋体" w:cs="宋体" w:hint="eastAsia"/>
          </w:rPr>
          <w:delText xml:space="preserve"> or </w:delText>
        </w:r>
      </w:del>
      <w:ins w:id="1791" w:author="作者" w:date="2026-08-27T09:50:00Z">
        <w:r w:rsidRPr="009C74B6">
          <w:rPr>
            <w:rFonts w:hAnsi="宋体" w:cs="宋体"/>
          </w:rPr>
          <w:t>/</w:t>
        </w:r>
      </w:ins>
      <w:r w:rsidRPr="009C74B6">
        <w:rPr>
          <w:rFonts w:hAnsi="宋体" w:cs="宋体"/>
        </w:rPr>
        <w:t>base</w:t>
      </w:r>
      <w:del w:id="1792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793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station </w:t>
      </w:r>
      <w:del w:id="1794" w:author="作者" w:date="2026-08-27T09:50:00Z">
        <w:r w:rsidR="005A14BF" w:rsidRPr="00FE5058">
          <w:rPr>
            <w:rFonts w:hAnsi="宋体" w:cs="宋体" w:hint="eastAsia"/>
          </w:rPr>
          <w:delText>with</w:delText>
        </w:r>
      </w:del>
      <w:ins w:id="1795" w:author="作者" w:date="2026-08-27T09:50:00Z">
        <w:r w:rsidRPr="009C74B6">
          <w:rPr>
            <w:rFonts w:hAnsi="宋体" w:cs="宋体"/>
          </w:rPr>
          <w:t>positions using</w:t>
        </w:r>
      </w:ins>
      <w:r w:rsidRPr="009C74B6">
        <w:rPr>
          <w:rFonts w:hAnsi="宋体" w:cs="宋体"/>
        </w:rPr>
        <w:t xml:space="preserve"> the propagation proxy model. Delay, throughput, and packet loss ratio mainly </w:t>
      </w:r>
      <w:del w:id="1796" w:author="作者" w:date="2026-08-27T09:50:00Z">
        <w:r w:rsidR="005A14BF" w:rsidRPr="00FE5058">
          <w:rPr>
            <w:rFonts w:hAnsi="宋体" w:cs="宋体" w:hint="eastAsia"/>
          </w:rPr>
          <w:delText>reflect</w:delText>
        </w:r>
      </w:del>
      <w:ins w:id="1797" w:author="作者" w:date="2026-08-27T09:50:00Z">
        <w:r w:rsidRPr="009C74B6">
          <w:rPr>
            <w:rFonts w:hAnsi="宋体" w:cs="宋体"/>
          </w:rPr>
          <w:t>represent</w:t>
        </w:r>
      </w:ins>
      <w:r w:rsidRPr="009C74B6">
        <w:rPr>
          <w:rFonts w:hAnsi="宋体" w:cs="宋体"/>
        </w:rPr>
        <w:t xml:space="preserve"> transport-layer service quality. </w:t>
      </w:r>
      <w:del w:id="1798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1799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throughput is calculated from PacketSink bytes received </w:t>
      </w:r>
      <w:del w:id="1800" w:author="作者" w:date="2026-08-27T09:50:00Z">
        <w:r w:rsidR="005A14BF" w:rsidRPr="00FE5058">
          <w:rPr>
            <w:rFonts w:hAnsi="宋体" w:cs="宋体" w:hint="eastAsia"/>
          </w:rPr>
          <w:delText>in</w:delText>
        </w:r>
      </w:del>
      <w:ins w:id="1801" w:author="作者" w:date="2026-08-27T09:50:00Z">
        <w:r w:rsidRPr="009C74B6">
          <w:rPr>
            <w:rFonts w:hAnsi="宋体" w:cs="宋体"/>
          </w:rPr>
          <w:t>between</w:t>
        </w:r>
      </w:ins>
      <w:r w:rsidRPr="009C74B6">
        <w:rPr>
          <w:rFonts w:hAnsi="宋体" w:cs="宋体"/>
        </w:rPr>
        <w:t xml:space="preserve"> adjacent </w:t>
      </w:r>
      <w:del w:id="1802" w:author="作者" w:date="2026-08-27T09:50:00Z">
        <w:r w:rsidR="005A14BF" w:rsidRPr="00FE5058">
          <w:rPr>
            <w:rFonts w:hAnsi="宋体" w:cs="宋体" w:hint="eastAsia"/>
          </w:rPr>
          <w:delText xml:space="preserve">decision </w:delText>
        </w:r>
      </w:del>
      <w:r w:rsidRPr="009C74B6">
        <w:rPr>
          <w:rFonts w:hAnsi="宋体" w:cs="宋体"/>
        </w:rPr>
        <w:t xml:space="preserve">periods, </w:t>
      </w:r>
      <w:del w:id="1803" w:author="作者" w:date="2026-08-27T09:50:00Z">
        <w:r w:rsidR="005A14BF" w:rsidRPr="00FE5058">
          <w:rPr>
            <w:rFonts w:hAnsi="宋体" w:cs="宋体" w:hint="eastAsia"/>
          </w:rPr>
          <w:delText>while</w:delText>
        </w:r>
      </w:del>
      <w:ins w:id="1804" w:author="作者" w:date="2026-08-27T09:50:00Z">
        <w:r w:rsidRPr="009C74B6">
          <w:rPr>
            <w:rFonts w:hAnsi="宋体" w:cs="宋体"/>
          </w:rPr>
          <w:t>whereas</w:t>
        </w:r>
      </w:ins>
      <w:r w:rsidRPr="009C74B6">
        <w:rPr>
          <w:rFonts w:hAnsi="宋体" w:cs="宋体"/>
        </w:rPr>
        <w:t xml:space="preserve"> LTE and 5G transport indicators are obtained from FlowMonitor. </w:t>
      </w:r>
      <w:del w:id="1805" w:author="作者" w:date="2026-08-27T09:50:00Z">
        <w:r w:rsidR="005A14BF" w:rsidRPr="00FE5058">
          <w:rPr>
            <w:rFonts w:hAnsi="宋体" w:cs="宋体" w:hint="eastAsia"/>
          </w:rPr>
          <w:delText>This</w:delText>
        </w:r>
      </w:del>
      <w:ins w:id="1806" w:author="作者" w:date="2026-08-27T09:50:00Z">
        <w:r w:rsidRPr="009C74B6">
          <w:rPr>
            <w:rFonts w:hAnsi="宋体" w:cs="宋体"/>
          </w:rPr>
          <w:t>The</w:t>
        </w:r>
      </w:ins>
      <w:r w:rsidRPr="009C74B6">
        <w:rPr>
          <w:rFonts w:hAnsi="宋体" w:cs="宋体"/>
        </w:rPr>
        <w:t xml:space="preserve"> table </w:t>
      </w:r>
      <w:del w:id="1807" w:author="作者" w:date="2026-08-27T09:50:00Z">
        <w:r w:rsidR="005A14BF" w:rsidRPr="00FE5058">
          <w:rPr>
            <w:rFonts w:hAnsi="宋体" w:cs="宋体" w:hint="eastAsia"/>
          </w:rPr>
          <w:delText>maps</w:delText>
        </w:r>
      </w:del>
      <w:ins w:id="1808" w:author="作者" w:date="2026-08-27T09:50:00Z">
        <w:r w:rsidRPr="009C74B6">
          <w:rPr>
            <w:rFonts w:hAnsi="宋体" w:cs="宋体"/>
          </w:rPr>
          <w:t>defines</w:t>
        </w:r>
      </w:ins>
      <w:r w:rsidRPr="009C74B6">
        <w:rPr>
          <w:rFonts w:hAnsi="宋体" w:cs="宋体"/>
        </w:rPr>
        <w:t xml:space="preserve"> indicator sources </w:t>
      </w:r>
      <w:del w:id="1809" w:author="作者" w:date="2026-08-27T09:50:00Z">
        <w:r w:rsidR="005A14BF" w:rsidRPr="00FE5058">
          <w:rPr>
            <w:rFonts w:hAnsi="宋体" w:cs="宋体" w:hint="eastAsia"/>
          </w:rPr>
          <w:delText>in a</w:delText>
        </w:r>
      </w:del>
      <w:ins w:id="1810" w:author="作者" w:date="2026-08-27T09:50:00Z">
        <w:r w:rsidRPr="009C74B6">
          <w:rPr>
            <w:rFonts w:hAnsi="宋体" w:cs="宋体"/>
          </w:rPr>
          <w:t>for the</w:t>
        </w:r>
      </w:ins>
      <w:r w:rsidRPr="009C74B6">
        <w:rPr>
          <w:rFonts w:hAnsi="宋体" w:cs="宋体"/>
        </w:rPr>
        <w:t xml:space="preserve"> decision-level simulation platform rather than </w:t>
      </w:r>
      <w:del w:id="1811" w:author="作者" w:date="2026-08-27T09:50:00Z">
        <w:r w:rsidR="005A14BF" w:rsidRPr="00FE5058">
          <w:rPr>
            <w:rFonts w:hAnsi="宋体" w:cs="宋体" w:hint="eastAsia"/>
          </w:rPr>
          <w:delText xml:space="preserve">describing </w:delText>
        </w:r>
      </w:del>
      <w:r w:rsidRPr="009C74B6">
        <w:rPr>
          <w:rFonts w:hAnsi="宋体" w:cs="宋体"/>
        </w:rPr>
        <w:t xml:space="preserve">a complete real-network protocol-stack measurement procedure. </w:t>
      </w:r>
      <w:del w:id="1812" w:author="作者" w:date="2026-08-27T09:50:00Z">
        <w:r w:rsidR="005A14BF" w:rsidRPr="00FE5058">
          <w:rPr>
            <w:rFonts w:hAnsi="宋体" w:cs="宋体" w:hint="eastAsia"/>
          </w:rPr>
          <w:delText>Every candidate supplies</w:delText>
        </w:r>
      </w:del>
      <w:ins w:id="1813" w:author="作者" w:date="2026-08-27T09:50:00Z">
        <w:r w:rsidRPr="009C74B6">
          <w:rPr>
            <w:rFonts w:hAnsi="宋体" w:cs="宋体"/>
          </w:rPr>
          <w:t>All candidates provide identically dimensioned</w:t>
        </w:r>
      </w:ins>
      <w:r w:rsidRPr="009C74B6">
        <w:rPr>
          <w:rFonts w:hAnsi="宋体" w:cs="宋体"/>
        </w:rPr>
        <w:t xml:space="preserve"> indicators </w:t>
      </w:r>
      <w:del w:id="1814" w:author="作者" w:date="2026-08-27T09:50:00Z">
        <w:r w:rsidR="005A14BF" w:rsidRPr="00FE5058">
          <w:rPr>
            <w:rFonts w:hAnsi="宋体" w:cs="宋体" w:hint="eastAsia"/>
          </w:rPr>
          <w:delText>with the same dimensions in the same</w:delText>
        </w:r>
      </w:del>
      <w:ins w:id="1815" w:author="作者" w:date="2026-08-27T09:50:00Z">
        <w:r w:rsidRPr="009C74B6">
          <w:rPr>
            <w:rFonts w:hAnsi="宋体" w:cs="宋体"/>
          </w:rPr>
          <w:t>within each</w:t>
        </w:r>
      </w:ins>
      <w:r w:rsidRPr="009C74B6">
        <w:rPr>
          <w:rFonts w:hAnsi="宋体" w:cs="宋体"/>
        </w:rPr>
        <w:t xml:space="preserve"> decision period</w:t>
      </w:r>
      <w:del w:id="1816" w:author="作者" w:date="2026-08-27T09:50:00Z">
        <w:r w:rsidR="005A14BF" w:rsidRPr="00FE5058">
          <w:rPr>
            <w:rFonts w:hAnsi="宋体" w:cs="宋体" w:hint="eastAsia"/>
          </w:rPr>
          <w:delText>;</w:delText>
        </w:r>
      </w:del>
      <w:ins w:id="1817" w:author="作者" w:date="2026-08-27T09:50:00Z">
        <w:r w:rsidRPr="009C74B6">
          <w:rPr>
            <w:rFonts w:hAnsi="宋体" w:cs="宋体"/>
          </w:rPr>
          <w:t>, which</w:t>
        </w:r>
      </w:ins>
      <w:r w:rsidRPr="009C74B6">
        <w:rPr>
          <w:rFonts w:hAnsi="宋体" w:cs="宋体"/>
        </w:rPr>
        <w:t xml:space="preserve"> LAAVHA and comparison </w:t>
      </w:r>
      <w:del w:id="1818" w:author="作者" w:date="2026-08-27T09:50:00Z">
        <w:r w:rsidR="005A14BF" w:rsidRPr="00FE5058">
          <w:rPr>
            <w:rFonts w:hAnsi="宋体" w:cs="宋体" w:hint="eastAsia"/>
          </w:rPr>
          <w:delText>algorithms then normalize them</w:delText>
        </w:r>
      </w:del>
      <w:ins w:id="1819" w:author="作者" w:date="2026-08-27T09:50:00Z">
        <w:r w:rsidRPr="009C74B6">
          <w:rPr>
            <w:rFonts w:hAnsi="宋体" w:cs="宋体"/>
          </w:rPr>
          <w:t>methods</w:t>
        </w:r>
      </w:ins>
      <w:r w:rsidRPr="009C74B6">
        <w:rPr>
          <w:rFonts w:hAnsi="宋体" w:cs="宋体"/>
        </w:rPr>
        <w:t xml:space="preserve"> uniformly </w:t>
      </w:r>
      <w:del w:id="1820" w:author="作者" w:date="2026-08-27T09:50:00Z">
        <w:r w:rsidR="005A14BF" w:rsidRPr="00FE5058">
          <w:rPr>
            <w:rFonts w:hAnsi="宋体" w:cs="宋体" w:hint="eastAsia"/>
          </w:rPr>
          <w:delText>and feed them to the</w:delText>
        </w:r>
      </w:del>
      <w:ins w:id="1821" w:author="作者" w:date="2026-08-27T09:50:00Z">
        <w:r w:rsidRPr="009C74B6">
          <w:rPr>
            <w:rFonts w:hAnsi="宋体" w:cs="宋体"/>
          </w:rPr>
          <w:t>normalize before</w:t>
        </w:r>
      </w:ins>
      <w:r w:rsidRPr="009C74B6">
        <w:rPr>
          <w:rFonts w:hAnsi="宋体" w:cs="宋体"/>
        </w:rPr>
        <w:t xml:space="preserve"> multi-attribute decision </w:t>
      </w:r>
      <w:del w:id="1822" w:author="作者" w:date="2026-08-27T09:50:00Z">
        <w:r w:rsidR="005A14BF" w:rsidRPr="00FE5058">
          <w:rPr>
            <w:rFonts w:hAnsi="宋体" w:cs="宋体" w:hint="eastAsia"/>
          </w:rPr>
          <w:delText>module. This guarantees that all algorithms face</w:delText>
        </w:r>
      </w:del>
      <w:ins w:id="1823" w:author="作者" w:date="2026-08-27T09:50:00Z">
        <w:r w:rsidRPr="009C74B6">
          <w:rPr>
            <w:rFonts w:hAnsi="宋体" w:cs="宋体"/>
          </w:rPr>
          <w:t>making, ensuring</w:t>
        </w:r>
      </w:ins>
      <w:r w:rsidRPr="009C74B6">
        <w:rPr>
          <w:rFonts w:hAnsi="宋体" w:cs="宋体"/>
        </w:rPr>
        <w:t xml:space="preserve"> identical candidate</w:t>
      </w:r>
      <w:del w:id="1824" w:author="作者" w:date="2026-08-27T09:50:00Z">
        <w:r w:rsidR="005A14BF" w:rsidRPr="00FE5058">
          <w:rPr>
            <w:rFonts w:hAnsi="宋体" w:cs="宋体" w:hint="eastAsia"/>
          </w:rPr>
          <w:delText>-network</w:delText>
        </w:r>
      </w:del>
      <w:r w:rsidRPr="009C74B6">
        <w:rPr>
          <w:rFonts w:hAnsi="宋体" w:cs="宋体"/>
        </w:rPr>
        <w:t xml:space="preserve"> states and </w:t>
      </w:r>
      <w:del w:id="1825" w:author="作者" w:date="2026-08-27T09:50:00Z">
        <w:r w:rsidR="005A14BF" w:rsidRPr="00FE5058">
          <w:rPr>
            <w:rFonts w:hAnsi="宋体" w:cs="宋体" w:hint="eastAsia"/>
          </w:rPr>
          <w:delText>avoids</w:delText>
        </w:r>
      </w:del>
      <w:ins w:id="1826" w:author="作者" w:date="2026-08-27T09:50:00Z">
        <w:r w:rsidRPr="009C74B6">
          <w:rPr>
            <w:rFonts w:hAnsi="宋体" w:cs="宋体"/>
          </w:rPr>
          <w:t>avoiding collection-related</w:t>
        </w:r>
      </w:ins>
      <w:r w:rsidRPr="009C74B6">
        <w:rPr>
          <w:rFonts w:hAnsi="宋体" w:cs="宋体"/>
        </w:rPr>
        <w:t xml:space="preserve"> bias</w:t>
      </w:r>
      <w:del w:id="1827" w:author="作者" w:date="2026-08-27T09:50:00Z">
        <w:r w:rsidR="005A14BF" w:rsidRPr="00FE5058">
          <w:rPr>
            <w:rFonts w:hAnsi="宋体" w:cs="宋体" w:hint="eastAsia"/>
          </w:rPr>
          <w:delText xml:space="preserve"> from inconsistent collection definitions</w:delText>
        </w:r>
      </w:del>
      <w:r w:rsidRPr="009C74B6">
        <w:rPr>
          <w:rFonts w:hAnsi="宋体" w:cs="宋体"/>
        </w:rPr>
        <w:t>.</w:t>
      </w:r>
    </w:p>
    <w:p w14:paraId="0A3B2E69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B701DAE" w14:textId="5CCF5A0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1828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{Horizontal </w:t>
      </w:r>
      <w:del w:id="1829" w:author="作者" w:date="2026-08-27T09:50:00Z">
        <w:r w:rsidR="005A14BF" w:rsidRPr="00FE5058">
          <w:rPr>
            <w:rFonts w:hAnsi="宋体" w:cs="宋体" w:hint="eastAsia"/>
          </w:rPr>
          <w:delText>comparison</w:delText>
        </w:r>
      </w:del>
      <w:ins w:id="1830" w:author="作者" w:date="2026-08-27T09:50:00Z">
        <w:r w:rsidRPr="009C74B6">
          <w:rPr>
            <w:rFonts w:hAnsi="宋体" w:cs="宋体"/>
          </w:rPr>
          <w:t>Comparison</w:t>
        </w:r>
      </w:ins>
      <w:r w:rsidRPr="009C74B6">
        <w:rPr>
          <w:rFonts w:hAnsi="宋体" w:cs="宋体"/>
        </w:rPr>
        <w:t xml:space="preserve"> of </w:t>
      </w:r>
      <w:del w:id="1831" w:author="作者" w:date="2026-08-27T09:50:00Z">
        <w:r w:rsidR="005A14BF" w:rsidRPr="00FE5058">
          <w:rPr>
            <w:rFonts w:hAnsi="宋体" w:cs="宋体" w:hint="eastAsia"/>
          </w:rPr>
          <w:delText>algorithms}</w:delText>
        </w:r>
      </w:del>
      <w:ins w:id="1832" w:author="作者" w:date="2026-08-27T09:50:00Z">
        <w:r w:rsidRPr="009C74B6">
          <w:rPr>
            <w:rFonts w:hAnsi="宋体" w:cs="宋体"/>
          </w:rPr>
          <w:t>Algorithms}}</w:t>
        </w:r>
      </w:ins>
    </w:p>
    <w:p w14:paraId="372F6425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021A14E" w14:textId="464DD963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results </w:t>
      </w:r>
      <w:del w:id="1833" w:author="作者" w:date="2026-08-27T09:50:00Z">
        <w:r w:rsidR="005A14BF" w:rsidRPr="00FE5058">
          <w:rPr>
            <w:rFonts w:hAnsi="宋体" w:cs="宋体" w:hint="eastAsia"/>
          </w:rPr>
          <w:delText>address</w:delText>
        </w:r>
      </w:del>
      <w:ins w:id="1834" w:author="作者" w:date="2026-08-27T09:50:00Z">
        <w:r w:rsidRPr="009C74B6">
          <w:rPr>
            <w:rFonts w:hAnsi="宋体" w:cs="宋体"/>
          </w:rPr>
          <w:t>evaluate</w:t>
        </w:r>
      </w:ins>
      <w:r w:rsidRPr="009C74B6">
        <w:rPr>
          <w:rFonts w:hAnsi="宋体" w:cs="宋体"/>
        </w:rPr>
        <w:t xml:space="preserve"> the two challenges </w:t>
      </w:r>
      <w:del w:id="1835" w:author="作者" w:date="2026-08-27T09:50:00Z">
        <w:r w:rsidR="005A14BF" w:rsidRPr="00FE5058">
          <w:rPr>
            <w:rFonts w:hAnsi="宋体" w:cs="宋体" w:hint="eastAsia"/>
          </w:rPr>
          <w:delText xml:space="preserve">introduced above </w:delText>
        </w:r>
      </w:del>
      <w:r w:rsidRPr="009C74B6">
        <w:rPr>
          <w:rFonts w:hAnsi="宋体" w:cs="宋体"/>
        </w:rPr>
        <w:t xml:space="preserve">at two levels. </w:t>
      </w:r>
      <w:del w:id="1836" w:author="作者" w:date="2026-08-27T09:50:00Z">
        <w:r w:rsidR="005A14BF" w:rsidRPr="00FE5058">
          <w:rPr>
            <w:rFonts w:hAnsi="宋体" w:cs="宋体" w:hint="eastAsia"/>
          </w:rPr>
          <w:delText>The first validates the base algorithm improv</w:delText>
        </w:r>
        <w:r w:rsidR="005A14BF" w:rsidRPr="00FE5058">
          <w:rPr>
            <w:rFonts w:hAnsi="宋体" w:cs="宋体" w:hint="eastAsia"/>
          </w:rPr>
          <w:delText>ements through</w:delText>
        </w:r>
      </w:del>
      <w:ins w:id="1837" w:author="作者" w:date="2026-08-27T09:50:00Z">
        <w:r w:rsidRPr="009C74B6">
          <w:rPr>
            <w:rFonts w:hAnsi="宋体" w:cs="宋体"/>
          </w:rPr>
          <w:t>First,</w:t>
        </w:r>
      </w:ins>
      <w:r w:rsidRPr="009C74B6">
        <w:rPr>
          <w:rFonts w:hAnsi="宋体" w:cs="宋体"/>
        </w:rPr>
        <w:t xml:space="preserve"> an 11-algorithm comparison, representative decision-process comparison, and ablation </w:t>
      </w:r>
      <w:del w:id="1838" w:author="作者" w:date="2026-08-27T09:50:00Z">
        <w:r w:rsidR="005A14BF" w:rsidRPr="00FE5058">
          <w:rPr>
            <w:rFonts w:hAnsi="宋体" w:cs="宋体" w:hint="eastAsia"/>
          </w:rPr>
          <w:delText>experiments, examining</w:delText>
        </w:r>
      </w:del>
      <w:ins w:id="1839" w:author="作者" w:date="2026-08-27T09:50:00Z">
        <w:r w:rsidRPr="009C74B6">
          <w:rPr>
            <w:rFonts w:hAnsi="宋体" w:cs="宋体"/>
          </w:rPr>
          <w:t>study assess</w:t>
        </w:r>
      </w:ins>
      <w:r w:rsidRPr="009C74B6">
        <w:rPr>
          <w:rFonts w:hAnsi="宋体" w:cs="宋体"/>
        </w:rPr>
        <w:t xml:space="preserve"> whether LSTM prediction, attention-based dynamic </w:t>
      </w:r>
      <w:del w:id="1840" w:author="作者" w:date="2026-08-27T09:50:00Z">
        <w:r w:rsidR="005A14BF" w:rsidRPr="00FE5058">
          <w:rPr>
            <w:rFonts w:hAnsi="宋体" w:cs="宋体" w:hint="eastAsia"/>
          </w:rPr>
          <w:delText>weights</w:delText>
        </w:r>
      </w:del>
      <w:ins w:id="1841" w:author="作者" w:date="2026-08-27T09:50:00Z">
        <w:r w:rsidRPr="009C74B6">
          <w:rPr>
            <w:rFonts w:hAnsi="宋体" w:cs="宋体"/>
          </w:rPr>
          <w:t>weighting</w:t>
        </w:r>
      </w:ins>
      <w:r w:rsidRPr="009C74B6">
        <w:rPr>
          <w:rFonts w:hAnsi="宋体" w:cs="宋体"/>
        </w:rPr>
        <w:t xml:space="preserve">, and dual hysteresis improve candidate selection and handover stability. </w:t>
      </w:r>
      <w:del w:id="1842" w:author="作者" w:date="2026-08-27T09:50:00Z">
        <w:r w:rsidR="005A14BF" w:rsidRPr="00FE5058">
          <w:rPr>
            <w:rFonts w:hAnsi="宋体" w:cs="宋体" w:hint="eastAsia"/>
          </w:rPr>
          <w:delText>The</w:delText>
        </w:r>
        <w:r w:rsidR="005A14BF" w:rsidRPr="00FE5058">
          <w:rPr>
            <w:rFonts w:hAnsi="宋体" w:cs="宋体" w:hint="eastAsia"/>
          </w:rPr>
          <w:delText xml:space="preserve"> second validates </w:delText>
        </w:r>
      </w:del>
      <w:ins w:id="1843" w:author="作者" w:date="2026-08-27T09:50:00Z">
        <w:r w:rsidRPr="009C74B6">
          <w:rPr>
            <w:rFonts w:hAnsi="宋体" w:cs="宋体"/>
          </w:rPr>
          <w:t>Second, scenario-</w:t>
        </w:r>
      </w:ins>
      <w:r w:rsidRPr="009C74B6">
        <w:rPr>
          <w:rFonts w:hAnsi="宋体" w:cs="宋体"/>
        </w:rPr>
        <w:t xml:space="preserve">adaptation </w:t>
      </w:r>
      <w:del w:id="1844" w:author="作者" w:date="2026-08-27T09:50:00Z">
        <w:r w:rsidR="005A14BF" w:rsidRPr="00FE5058">
          <w:rPr>
            <w:rFonts w:hAnsi="宋体" w:cs="宋体" w:hint="eastAsia"/>
          </w:rPr>
          <w:delText>to remote-sensing scenarios:</w:delText>
        </w:r>
      </w:del>
      <w:ins w:id="1845" w:author="作者" w:date="2026-08-27T09:50:00Z">
        <w:r w:rsidRPr="009C74B6">
          <w:rPr>
            <w:rFonts w:hAnsi="宋体" w:cs="宋体"/>
          </w:rPr>
          <w:t>experiments</w:t>
        </w:r>
      </w:ins>
      <w:r w:rsidRPr="009C74B6">
        <w:rPr>
          <w:rFonts w:hAnsi="宋体" w:cs="宋体"/>
        </w:rPr>
        <w:t xml:space="preserve"> under sustained link degradation and abrupt channel changes</w:t>
      </w:r>
      <w:del w:id="1846" w:author="作者" w:date="2026-08-27T09:50:00Z">
        <w:r w:rsidR="005A14BF" w:rsidRPr="00FE5058">
          <w:rPr>
            <w:rFonts w:hAnsi="宋体" w:cs="宋体" w:hint="eastAsia"/>
          </w:rPr>
          <w:delText xml:space="preserve"> that can occur</w:delText>
        </w:r>
      </w:del>
      <w:ins w:id="1847" w:author="作者" w:date="2026-08-27T09:50:00Z">
        <w:r w:rsidRPr="009C74B6">
          <w:rPr>
            <w:rFonts w:hAnsi="宋体" w:cs="宋体"/>
          </w:rPr>
          <w:t>, such</w:t>
        </w:r>
      </w:ins>
      <w:r w:rsidRPr="009C74B6">
        <w:rPr>
          <w:rFonts w:hAnsi="宋体" w:cs="宋体"/>
        </w:rPr>
        <w:t xml:space="preserve"> as </w:t>
      </w:r>
      <w:del w:id="1848" w:author="作者" w:date="2026-08-27T09:50:00Z">
        <w:r w:rsidR="005A14BF" w:rsidRPr="00FE5058">
          <w:rPr>
            <w:rFonts w:hAnsi="宋体" w:cs="宋体" w:hint="eastAsia"/>
          </w:rPr>
          <w:delText>a UAV crosses a</w:delText>
        </w:r>
      </w:del>
      <w:ins w:id="1849" w:author="作者" w:date="2026-08-27T09:50:00Z">
        <w:r w:rsidRPr="009C74B6">
          <w:rPr>
            <w:rFonts w:hAnsi="宋体" w:cs="宋体"/>
          </w:rPr>
          <w:t>high-speed</w:t>
        </w:r>
      </w:ins>
      <w:r w:rsidRPr="009C74B6">
        <w:rPr>
          <w:rFonts w:hAnsi="宋体" w:cs="宋体"/>
        </w:rPr>
        <w:t xml:space="preserve"> coverage</w:t>
      </w:r>
      <w:del w:id="1850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1851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boundary </w:t>
      </w:r>
      <w:del w:id="1852" w:author="作者" w:date="2026-08-27T09:50:00Z">
        <w:r w:rsidR="005A14BF" w:rsidRPr="00FE5058">
          <w:rPr>
            <w:rFonts w:hAnsi="宋体" w:cs="宋体" w:hint="eastAsia"/>
          </w:rPr>
          <w:delText>at high speed, it tests</w:delText>
        </w:r>
      </w:del>
      <w:ins w:id="1853" w:author="作者" w:date="2026-08-27T09:50:00Z">
        <w:r w:rsidRPr="009C74B6">
          <w:rPr>
            <w:rFonts w:hAnsi="宋体" w:cs="宋体"/>
          </w:rPr>
          <w:t>crossings, assess</w:t>
        </w:r>
      </w:ins>
      <w:r w:rsidRPr="009C74B6">
        <w:rPr>
          <w:rFonts w:hAnsi="宋体" w:cs="宋体"/>
        </w:rPr>
        <w:t xml:space="preserve"> whether ALERA's ADH and RS-TOPSIS preserve necessary handovers while suppressing false and ping-pong handovers. </w:t>
      </w:r>
      <w:del w:id="1854" w:author="作者" w:date="2026-08-27T09:50:00Z">
        <w:r w:rsidR="005A14BF" w:rsidRPr="00FE5058">
          <w:rPr>
            <w:rFonts w:hAnsi="宋体" w:cs="宋体" w:hint="eastAsia"/>
          </w:rPr>
          <w:delText>The</w:delText>
        </w:r>
      </w:del>
      <w:ins w:id="1855" w:author="作者" w:date="2026-08-27T09:50:00Z">
        <w:r w:rsidRPr="009C74B6">
          <w:rPr>
            <w:rFonts w:hAnsi="宋体" w:cs="宋体"/>
          </w:rPr>
          <w:t>All</w:t>
        </w:r>
      </w:ins>
      <w:r w:rsidRPr="009C74B6">
        <w:rPr>
          <w:rFonts w:hAnsi="宋体" w:cs="宋体"/>
        </w:rPr>
        <w:t xml:space="preserve"> experiments </w:t>
      </w:r>
      <w:del w:id="1856" w:author="作者" w:date="2026-08-27T09:50:00Z">
        <w:r w:rsidR="005A14BF" w:rsidRPr="00FE5058">
          <w:rPr>
            <w:rFonts w:hAnsi="宋体" w:cs="宋体" w:hint="eastAsia"/>
          </w:rPr>
          <w:delText xml:space="preserve">validate these two levels without introducing unmeasured </w:delText>
        </w:r>
      </w:del>
      <w:ins w:id="1857" w:author="作者" w:date="2026-08-27T09:50:00Z">
        <w:r w:rsidRPr="009C74B6">
          <w:rPr>
            <w:rFonts w:hAnsi="宋体" w:cs="宋体"/>
          </w:rPr>
          <w:t xml:space="preserve">use the defined </w:t>
        </w:r>
      </w:ins>
      <w:r w:rsidRPr="009C74B6">
        <w:rPr>
          <w:rFonts w:hAnsi="宋体" w:cs="宋体"/>
        </w:rPr>
        <w:t>performance indicators</w:t>
      </w:r>
      <w:ins w:id="1858" w:author="作者" w:date="2026-08-27T09:50:00Z">
        <w:r w:rsidRPr="009C74B6">
          <w:rPr>
            <w:rFonts w:hAnsi="宋体" w:cs="宋体"/>
          </w:rPr>
          <w:t xml:space="preserve"> without introducing additional </w:t>
        </w:r>
        <w:r w:rsidRPr="009C74B6">
          <w:rPr>
            <w:rFonts w:hAnsi="宋体" w:cs="宋体"/>
          </w:rPr>
          <w:lastRenderedPageBreak/>
          <w:t>unmeasured metrics</w:t>
        </w:r>
      </w:ins>
      <w:r w:rsidRPr="009C74B6">
        <w:rPr>
          <w:rFonts w:hAnsi="宋体" w:cs="宋体"/>
        </w:rPr>
        <w:t>.</w:t>
      </w:r>
    </w:p>
    <w:p w14:paraId="1535FA37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2CCD164" w14:textId="1C484908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To evaluate LAAVHA </w:t>
      </w:r>
      <w:del w:id="1859" w:author="作者" w:date="2026-08-27T09:50:00Z">
        <w:r w:rsidR="005A14BF" w:rsidRPr="00FE5058">
          <w:rPr>
            <w:rFonts w:hAnsi="宋体" w:cs="宋体" w:hint="eastAsia"/>
          </w:rPr>
          <w:delText>under different</w:delText>
        </w:r>
      </w:del>
      <w:ins w:id="1860" w:author="作者" w:date="2026-08-27T09:50:00Z">
        <w:r w:rsidRPr="009C74B6">
          <w:rPr>
            <w:rFonts w:hAnsi="宋体" w:cs="宋体"/>
          </w:rPr>
          <w:t>across</w:t>
        </w:r>
      </w:ins>
      <w:r w:rsidRPr="009C74B6">
        <w:rPr>
          <w:rFonts w:hAnsi="宋体" w:cs="宋体"/>
        </w:rPr>
        <w:t xml:space="preserve"> decision paradigms, eight representative </w:t>
      </w:r>
      <w:del w:id="1861" w:author="作者" w:date="2026-08-27T09:50:00Z">
        <w:r w:rsidR="005A14BF" w:rsidRPr="00FE5058">
          <w:rPr>
            <w:rFonts w:hAnsi="宋体" w:cs="宋体" w:hint="eastAsia"/>
          </w:rPr>
          <w:delText xml:space="preserve">comparison </w:delText>
        </w:r>
      </w:del>
      <w:r w:rsidRPr="009C74B6">
        <w:rPr>
          <w:rFonts w:hAnsi="宋体" w:cs="宋体"/>
        </w:rPr>
        <w:t xml:space="preserve">algorithms </w:t>
      </w:r>
      <w:del w:id="1862" w:author="作者" w:date="2026-08-27T09:50:00Z">
        <w:r w:rsidR="005A14BF" w:rsidRPr="00FE5058">
          <w:rPr>
            <w:rFonts w:hAnsi="宋体" w:cs="宋体" w:hint="eastAsia"/>
          </w:rPr>
          <w:delText>are evalua</w:delText>
        </w:r>
        <w:r w:rsidR="005A14BF" w:rsidRPr="00FE5058">
          <w:rPr>
            <w:rFonts w:hAnsi="宋体" w:cs="宋体" w:hint="eastAsia"/>
          </w:rPr>
          <w:delText>ted</w:delText>
        </w:r>
      </w:del>
      <w:ins w:id="1863" w:author="作者" w:date="2026-08-27T09:50:00Z">
        <w:r w:rsidRPr="009C74B6">
          <w:rPr>
            <w:rFonts w:hAnsi="宋体" w:cs="宋体"/>
          </w:rPr>
          <w:t>were tested</w:t>
        </w:r>
      </w:ins>
      <w:r w:rsidRPr="009C74B6">
        <w:rPr>
          <w:rFonts w:hAnsi="宋体" w:cs="宋体"/>
        </w:rPr>
        <w:t xml:space="preserve"> under identical conditions. Fuzzy-VHO uses a Mamdani fuzzy-inference system</w:t>
      </w:r>
      <w:del w:id="1864" w:author="作者" w:date="2026-08-27T09:50:00Z">
        <w:r w:rsidR="005A14BF" w:rsidRPr="00FE5058">
          <w:rPr>
            <w:rFonts w:hAnsi="宋体" w:cs="宋体" w:hint="eastAsia"/>
          </w:rPr>
          <w:delText>, fuzzifying</w:delText>
        </w:r>
      </w:del>
      <w:ins w:id="1865" w:author="作者" w:date="2026-08-27T09:50:00Z">
        <w:r w:rsidRPr="009C74B6">
          <w:rPr>
            <w:rFonts w:hAnsi="宋体" w:cs="宋体"/>
          </w:rPr>
          <w:t xml:space="preserve"> to fuzzify</w:t>
        </w:r>
      </w:ins>
      <w:r w:rsidRPr="009C74B6">
        <w:rPr>
          <w:rFonts w:hAnsi="宋体" w:cs="宋体"/>
        </w:rPr>
        <w:t xml:space="preserve"> SINR and RSRP and </w:t>
      </w:r>
      <w:del w:id="1866" w:author="作者" w:date="2026-08-27T09:50:00Z">
        <w:r w:rsidR="005A14BF" w:rsidRPr="00FE5058">
          <w:rPr>
            <w:rFonts w:hAnsi="宋体" w:cs="宋体" w:hint="eastAsia"/>
          </w:rPr>
          <w:delText>producing</w:delText>
        </w:r>
      </w:del>
      <w:ins w:id="1867" w:author="作者" w:date="2026-08-27T09:50:00Z">
        <w:r w:rsidRPr="009C74B6">
          <w:rPr>
            <w:rFonts w:hAnsi="宋体" w:cs="宋体"/>
          </w:rPr>
          <w:t>make rule-based</w:t>
        </w:r>
      </w:ins>
      <w:r w:rsidRPr="009C74B6">
        <w:rPr>
          <w:rFonts w:hAnsi="宋体" w:cs="宋体"/>
        </w:rPr>
        <w:t xml:space="preserve"> decisions</w:t>
      </w:r>
      <w:del w:id="1868" w:author="作者" w:date="2026-08-27T09:50:00Z">
        <w:r w:rsidR="005A14BF" w:rsidRPr="00FE5058">
          <w:rPr>
            <w:rFonts w:hAnsi="宋体" w:cs="宋体" w:hint="eastAsia"/>
          </w:rPr>
          <w:delText xml:space="preserve"> through a rule base without a precise mathematical model.</w:delText>
        </w:r>
      </w:del>
      <w:ins w:id="1869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SAW applies fixed weights and sums </w:t>
      </w:r>
      <w:del w:id="1870" w:author="作者" w:date="2026-08-27T09:50:00Z">
        <w:r w:rsidR="005A14BF" w:rsidRPr="00FE5058">
          <w:rPr>
            <w:rFonts w:hAnsi="宋体" w:cs="宋体" w:hint="eastAsia"/>
          </w:rPr>
          <w:delText xml:space="preserve">all </w:delText>
        </w:r>
      </w:del>
      <w:r w:rsidRPr="009C74B6">
        <w:rPr>
          <w:rFonts w:hAnsi="宋体" w:cs="宋体"/>
        </w:rPr>
        <w:t xml:space="preserve">normalized attributes, representing the </w:t>
      </w:r>
      <w:del w:id="1871" w:author="作者" w:date="2026-08-27T09:50:00Z">
        <w:r w:rsidR="005A14BF" w:rsidRPr="00FE5058">
          <w:rPr>
            <w:rFonts w:hAnsi="宋体" w:cs="宋体" w:hint="eastAsia"/>
          </w:rPr>
          <w:delText xml:space="preserve">most </w:delText>
        </w:r>
      </w:del>
      <w:r w:rsidRPr="009C74B6">
        <w:rPr>
          <w:rFonts w:hAnsi="宋体" w:cs="宋体"/>
        </w:rPr>
        <w:t xml:space="preserve">basic MADM </w:t>
      </w:r>
      <w:del w:id="1872" w:author="作者" w:date="2026-08-27T09:50:00Z">
        <w:r w:rsidR="005A14BF" w:rsidRPr="00FE5058">
          <w:rPr>
            <w:rFonts w:hAnsi="宋体" w:cs="宋体" w:hint="eastAsia"/>
          </w:rPr>
          <w:delText>method</w:delText>
        </w:r>
      </w:del>
      <w:ins w:id="1873" w:author="作者" w:date="2026-08-27T09:50:00Z">
        <w:r w:rsidRPr="009C74B6">
          <w:rPr>
            <w:rFonts w:hAnsi="宋体" w:cs="宋体"/>
          </w:rPr>
          <w:t>approach</w:t>
        </w:r>
      </w:ins>
      <w:r w:rsidRPr="009C74B6">
        <w:rPr>
          <w:rFonts w:hAnsi="宋体" w:cs="宋体"/>
        </w:rPr>
        <w:t xml:space="preserve">. TOPSIS-Q </w:t>
      </w:r>
      <w:del w:id="1874" w:author="作者" w:date="2026-08-27T09:50:00Z">
        <w:r w:rsidR="005A14BF" w:rsidRPr="00FE5058">
          <w:rPr>
            <w:rFonts w:hAnsi="宋体" w:cs="宋体" w:hint="eastAsia"/>
          </w:rPr>
          <w:delText>determines attribute weights by</w:delText>
        </w:r>
      </w:del>
      <w:ins w:id="1875" w:author="作者" w:date="2026-08-27T09:50:00Z">
        <w:r w:rsidRPr="009C74B6">
          <w:rPr>
            <w:rFonts w:hAnsi="宋体" w:cs="宋体"/>
          </w:rPr>
          <w:t>uses</w:t>
        </w:r>
      </w:ins>
      <w:r w:rsidRPr="009C74B6">
        <w:rPr>
          <w:rFonts w:hAnsi="宋体" w:cs="宋体"/>
        </w:rPr>
        <w:t xml:space="preserve"> entropy weighting and </w:t>
      </w:r>
      <w:del w:id="1876" w:author="作者" w:date="2026-08-27T09:50:00Z">
        <w:r w:rsidR="005A14BF" w:rsidRPr="00FE5058">
          <w:rPr>
            <w:rFonts w:hAnsi="宋体" w:cs="宋体" w:hint="eastAsia"/>
          </w:rPr>
          <w:delText xml:space="preserve">performs </w:delText>
        </w:r>
      </w:del>
      <w:r w:rsidRPr="009C74B6">
        <w:rPr>
          <w:rFonts w:hAnsi="宋体" w:cs="宋体"/>
        </w:rPr>
        <w:t>standard TOPSIS ranking without temporal prediction. GRA ranks candidates by</w:t>
      </w:r>
      <w:del w:id="1877" w:author="作者" w:date="2026-08-27T09:50:00Z">
        <w:r w:rsidR="005A14BF" w:rsidRPr="00FE5058">
          <w:rPr>
            <w:rFonts w:hAnsi="宋体" w:cs="宋体" w:hint="eastAsia"/>
          </w:rPr>
          <w:delText xml:space="preserve"> their</w:delText>
        </w:r>
      </w:del>
      <w:r w:rsidRPr="009C74B6">
        <w:rPr>
          <w:rFonts w:hAnsi="宋体" w:cs="宋体"/>
        </w:rPr>
        <w:t xml:space="preserve"> grey relational grades relative to an ideal reference sequence and handles uncertain information. VIKOR balances group utility and individual regret</w:t>
      </w:r>
      <w:del w:id="1878" w:author="作者" w:date="2026-08-27T09:50:00Z">
        <w:r w:rsidR="005A14BF" w:rsidRPr="00FE5058">
          <w:rPr>
            <w:rFonts w:hAnsi="宋体" w:cs="宋体" w:hint="eastAsia"/>
          </w:rPr>
          <w:delText xml:space="preserve"> through compromise programming.</w:delText>
        </w:r>
      </w:del>
      <w:ins w:id="1879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COPRAS separately evaluates benefit and cost criteria </w:t>
      </w:r>
      <w:del w:id="1880" w:author="作者" w:date="2026-08-27T09:50:00Z">
        <w:r w:rsidR="005A14BF" w:rsidRPr="00FE5058">
          <w:rPr>
            <w:rFonts w:hAnsi="宋体" w:cs="宋体" w:hint="eastAsia"/>
          </w:rPr>
          <w:delText>before calculating integrated</w:delText>
        </w:r>
      </w:del>
      <w:ins w:id="1881" w:author="作者" w:date="2026-08-27T09:50:00Z">
        <w:r w:rsidRPr="009C74B6">
          <w:rPr>
            <w:rFonts w:hAnsi="宋体" w:cs="宋体"/>
          </w:rPr>
          <w:t>to derive overall</w:t>
        </w:r>
      </w:ins>
      <w:r w:rsidRPr="009C74B6">
        <w:rPr>
          <w:rFonts w:hAnsi="宋体" w:cs="宋体"/>
        </w:rPr>
        <w:t xml:space="preserve"> utility. SPOTIS ranks </w:t>
      </w:r>
      <w:ins w:id="1882" w:author="作者" w:date="2026-08-27T09:50:00Z">
        <w:r w:rsidRPr="009C74B6">
          <w:rPr>
            <w:rFonts w:hAnsi="宋体" w:cs="宋体"/>
          </w:rPr>
          <w:t xml:space="preserve">candidates </w:t>
        </w:r>
      </w:ins>
      <w:r w:rsidRPr="009C74B6">
        <w:rPr>
          <w:rFonts w:hAnsi="宋体" w:cs="宋体"/>
        </w:rPr>
        <w:t xml:space="preserve">by distance </w:t>
      </w:r>
      <w:del w:id="1883" w:author="作者" w:date="2026-08-27T09:50:00Z">
        <w:r w:rsidR="005A14BF" w:rsidRPr="00FE5058">
          <w:rPr>
            <w:rFonts w:hAnsi="宋体" w:cs="宋体" w:hint="eastAsia"/>
          </w:rPr>
          <w:delText xml:space="preserve">minimization </w:delText>
        </w:r>
      </w:del>
      <w:r w:rsidRPr="009C74B6">
        <w:rPr>
          <w:rFonts w:hAnsi="宋体" w:cs="宋体"/>
        </w:rPr>
        <w:t xml:space="preserve">to a reference point. Strongest-signal selection </w:t>
      </w:r>
      <w:del w:id="1884" w:author="作者" w:date="2026-08-27T09:50:00Z">
        <w:r w:rsidR="005A14BF" w:rsidRPr="00FE5058">
          <w:rPr>
            <w:rFonts w:hAnsi="宋体" w:cs="宋体" w:hint="eastAsia"/>
          </w:rPr>
          <w:delText xml:space="preserve">directly </w:delText>
        </w:r>
      </w:del>
      <w:r w:rsidRPr="009C74B6">
        <w:rPr>
          <w:rFonts w:hAnsi="宋体" w:cs="宋体"/>
        </w:rPr>
        <w:t xml:space="preserve">chooses the candidate with the </w:t>
      </w:r>
      <w:del w:id="1885" w:author="作者" w:date="2026-08-27T09:50:00Z">
        <w:r w:rsidR="005A14BF" w:rsidRPr="00FE5058">
          <w:rPr>
            <w:rFonts w:hAnsi="宋体" w:cs="宋体" w:hint="eastAsia"/>
          </w:rPr>
          <w:delText>largest</w:delText>
        </w:r>
      </w:del>
      <w:ins w:id="1886" w:author="作者" w:date="2026-08-27T09:50:00Z">
        <w:r w:rsidRPr="009C74B6">
          <w:rPr>
            <w:rFonts w:hAnsi="宋体" w:cs="宋体"/>
          </w:rPr>
          <w:t>highest</w:t>
        </w:r>
      </w:ins>
      <w:r w:rsidRPr="009C74B6">
        <w:rPr>
          <w:rFonts w:hAnsi="宋体" w:cs="宋体"/>
        </w:rPr>
        <w:t xml:space="preserve"> SINR as a single-factor baseline. </w:t>
      </w:r>
      <w:del w:id="1887" w:author="作者" w:date="2026-08-27T09:50:00Z">
        <w:r w:rsidR="005A14BF" w:rsidRPr="00FE5058">
          <w:rPr>
            <w:rFonts w:hAnsi="宋体" w:cs="宋体" w:hint="eastAsia"/>
          </w:rPr>
          <w:delText>Fig.~\</w:delText>
        </w:r>
      </w:del>
      <w:ins w:id="1888" w:author="作者" w:date="2026-08-27T09:50:00Z">
        <w:r w:rsidRPr="009C74B6">
          <w:rPr>
            <w:rFonts w:hAnsi="宋体" w:cs="宋体"/>
          </w:rPr>
          <w:t>Figure~\</w:t>
        </w:r>
      </w:ins>
      <w:r w:rsidRPr="009C74B6">
        <w:rPr>
          <w:rFonts w:hAnsi="宋体" w:cs="宋体"/>
        </w:rPr>
        <w:t>ref{fig:ho_comparison} compares all 11 algorithms.</w:t>
      </w:r>
    </w:p>
    <w:p w14:paraId="1689D920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15B546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\begin{figure}[H]</w:t>
      </w:r>
    </w:p>
    <w:p w14:paraId="67C1BA9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0E206ED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\includegraphics[width=\textwidth]{fig_handover_count_by_algorithm.png}</w:t>
      </w:r>
    </w:p>
    <w:p w14:paraId="0D4970EC" w14:textId="0D284FC8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\caption{Mean handover-count comparison of 11 algorithms (mean $\pm$ std, </w:t>
      </w:r>
      <w:ins w:id="1889" w:author="作者" w:date="2026-08-27T09:50:00Z">
        <w:r w:rsidRPr="009C74B6">
          <w:rPr>
            <w:rFonts w:hAnsi="宋体" w:cs="宋体"/>
          </w:rPr>
          <w:t>\textit{</w:t>
        </w:r>
      </w:ins>
      <w:r w:rsidRPr="009C74B6">
        <w:rPr>
          <w:rFonts w:hAnsi="宋体" w:cs="宋体"/>
        </w:rPr>
        <w:t>n</w:t>
      </w:r>
      <w:del w:id="1890" w:author="作者" w:date="2026-08-27T09:50:00Z">
        <w:r w:rsidR="005A14BF" w:rsidRPr="00FE5058">
          <w:rPr>
            <w:rFonts w:hAnsi="宋体" w:cs="宋体" w:hint="eastAsia"/>
          </w:rPr>
          <w:delText>=</w:delText>
        </w:r>
      </w:del>
      <w:ins w:id="1891" w:author="作者" w:date="2026-08-27T09:50:00Z">
        <w:r w:rsidRPr="009C74B6">
          <w:rPr>
            <w:rFonts w:hAnsi="宋体" w:cs="宋体"/>
          </w:rPr>
          <w:t>}=</w:t>
        </w:r>
      </w:ins>
      <w:r w:rsidRPr="009C74B6">
        <w:rPr>
          <w:rFonts w:hAnsi="宋体" w:cs="宋体"/>
        </w:rPr>
        <w:t>50</w:t>
      </w:r>
      <w:del w:id="1892" w:author="作者" w:date="2026-08-27T09:50:00Z">
        <w:r w:rsidR="005A14BF" w:rsidRPr="00FE5058">
          <w:rPr>
            <w:rFonts w:hAnsi="宋体" w:cs="宋体" w:hint="eastAsia"/>
          </w:rPr>
          <w:delText>)}</w:delText>
        </w:r>
      </w:del>
      <w:ins w:id="1893" w:author="作者" w:date="2026-08-27T09:50:00Z">
        <w:r w:rsidRPr="009C74B6">
          <w:rPr>
            <w:rFonts w:hAnsi="宋体" w:cs="宋体"/>
          </w:rPr>
          <w:t>).}</w:t>
        </w:r>
      </w:ins>
    </w:p>
    <w:p w14:paraId="557DCB6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\label{fig:ho_comparison}</w:t>
      </w:r>
    </w:p>
    <w:p w14:paraId="55F0F4B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17E85F68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8A0CD3B" w14:textId="5728E5A0" w:rsidR="009C74B6" w:rsidRPr="009C74B6" w:rsidRDefault="005A14BF" w:rsidP="009C74B6">
      <w:pPr>
        <w:pStyle w:val="a3"/>
        <w:rPr>
          <w:rFonts w:hAnsi="宋体" w:cs="宋体"/>
        </w:rPr>
      </w:pPr>
      <w:del w:id="1894" w:author="作者" w:date="2026-08-27T09:50:00Z">
        <w:r w:rsidRPr="00FE5058">
          <w:rPr>
            <w:rFonts w:hAnsi="宋体" w:cs="宋体" w:hint="eastAsia"/>
          </w:rPr>
          <w:delText xml:space="preserve">As shown in Fig.~\ref{fig:ho_comparison}, </w:delText>
        </w:r>
      </w:del>
      <w:r w:rsidR="009C74B6" w:rsidRPr="009C74B6">
        <w:rPr>
          <w:rFonts w:hAnsi="宋体" w:cs="宋体"/>
        </w:rPr>
        <w:t xml:space="preserve">LAAVHA </w:t>
      </w:r>
      <w:del w:id="1895" w:author="作者" w:date="2026-08-27T09:50:00Z">
        <w:r w:rsidRPr="00FE5058">
          <w:rPr>
            <w:rFonts w:hAnsi="宋体" w:cs="宋体" w:hint="eastAsia"/>
          </w:rPr>
          <w:delText>has</w:delText>
        </w:r>
      </w:del>
      <w:ins w:id="1896" w:author="作者" w:date="2026-08-27T09:50:00Z">
        <w:r w:rsidR="009C74B6" w:rsidRPr="009C74B6">
          <w:rPr>
            <w:rFonts w:hAnsi="宋体" w:cs="宋体"/>
          </w:rPr>
          <w:t>achieves</w:t>
        </w:r>
      </w:ins>
      <w:r w:rsidR="009C74B6" w:rsidRPr="009C74B6">
        <w:rPr>
          <w:rFonts w:hAnsi="宋体" w:cs="宋体"/>
        </w:rPr>
        <w:t xml:space="preserve"> the lowest mean handover count among </w:t>
      </w:r>
      <w:del w:id="1897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r w:rsidR="009C74B6" w:rsidRPr="009C74B6">
        <w:rPr>
          <w:rFonts w:hAnsi="宋体" w:cs="宋体"/>
        </w:rPr>
        <w:t xml:space="preserve">11 algorithms, </w:t>
      </w:r>
      <w:ins w:id="1898" w:author="作者" w:date="2026-08-27T09:50:00Z">
        <w:r w:rsidR="009C74B6" w:rsidRPr="009C74B6">
          <w:rPr>
            <w:rFonts w:hAnsi="宋体" w:cs="宋体"/>
          </w:rPr>
          <w:t xml:space="preserve">at </w:t>
        </w:r>
      </w:ins>
      <w:r w:rsidR="009C74B6" w:rsidRPr="009C74B6">
        <w:rPr>
          <w:rFonts w:hAnsi="宋体" w:cs="宋体"/>
        </w:rPr>
        <w:t>$0.24$ (std=0.43</w:t>
      </w:r>
      <w:del w:id="1899" w:author="作者" w:date="2026-08-27T09:50:00Z">
        <w:r w:rsidRPr="00FE5058">
          <w:rPr>
            <w:rFonts w:hAnsi="宋体" w:cs="宋体" w:hint="eastAsia"/>
          </w:rPr>
          <w:delText>).</w:delText>
        </w:r>
      </w:del>
      <w:ins w:id="1900" w:author="作者" w:date="2026-08-27T09:50:00Z">
        <w:r w:rsidR="009C74B6" w:rsidRPr="009C74B6">
          <w:rPr>
            <w:rFonts w:hAnsi="宋体" w:cs="宋体"/>
          </w:rPr>
          <w:t>) (Figure~\ref{fig:ho_comparison}).</w:t>
        </w:r>
      </w:ins>
      <w:r w:rsidR="009C74B6" w:rsidRPr="009C74B6">
        <w:rPr>
          <w:rFonts w:hAnsi="宋体" w:cs="宋体"/>
        </w:rPr>
        <w:t xml:space="preserve"> Among the eight </w:t>
      </w:r>
      <w:del w:id="1901" w:author="作者" w:date="2026-08-27T09:50:00Z">
        <w:r w:rsidRPr="00FE5058">
          <w:rPr>
            <w:rFonts w:hAnsi="宋体" w:cs="宋体" w:hint="eastAsia"/>
          </w:rPr>
          <w:delText>comparison algorithms</w:delText>
        </w:r>
      </w:del>
      <w:ins w:id="1902" w:author="作者" w:date="2026-08-27T09:50:00Z">
        <w:r w:rsidR="009C74B6" w:rsidRPr="009C74B6">
          <w:rPr>
            <w:rFonts w:hAnsi="宋体" w:cs="宋体"/>
          </w:rPr>
          <w:t>baselines</w:t>
        </w:r>
      </w:ins>
      <w:r w:rsidR="009C74B6" w:rsidRPr="009C74B6">
        <w:rPr>
          <w:rFonts w:hAnsi="宋体" w:cs="宋体"/>
        </w:rPr>
        <w:t xml:space="preserve">, strongest-signal selection </w:t>
      </w:r>
      <w:del w:id="1903" w:author="作者" w:date="2026-08-27T09:50:00Z">
        <w:r w:rsidRPr="00FE5058">
          <w:rPr>
            <w:rFonts w:hAnsi="宋体" w:cs="宋体" w:hint="eastAsia"/>
          </w:rPr>
          <w:delText>has the lowest mean,</w:delText>
        </w:r>
      </w:del>
      <w:ins w:id="1904" w:author="作者" w:date="2026-08-27T09:50:00Z">
        <w:r w:rsidR="009C74B6" w:rsidRPr="009C74B6">
          <w:rPr>
            <w:rFonts w:hAnsi="宋体" w:cs="宋体"/>
          </w:rPr>
          <w:t>performs best at</w:t>
        </w:r>
      </w:ins>
      <w:r w:rsidR="009C74B6" w:rsidRPr="009C74B6">
        <w:rPr>
          <w:rFonts w:hAnsi="宋体" w:cs="宋体"/>
        </w:rPr>
        <w:t xml:space="preserve"> $1.58</w:t>
      </w:r>
      <w:del w:id="1905" w:author="作者" w:date="2026-08-27T09:50:00Z">
        <w:r w:rsidRPr="00FE5058">
          <w:rPr>
            <w:rFonts w:hAnsi="宋体" w:cs="宋体" w:hint="eastAsia"/>
          </w:rPr>
          <w:delText xml:space="preserve">$. The seven MADM methods, </w:delText>
        </w:r>
      </w:del>
      <w:ins w:id="1906" w:author="作者" w:date="2026-08-27T09:50:00Z">
        <w:r w:rsidR="009C74B6" w:rsidRPr="009C74B6">
          <w:rPr>
            <w:rFonts w:hAnsi="宋体" w:cs="宋体"/>
          </w:rPr>
          <w:t xml:space="preserve">$, while </w:t>
        </w:r>
      </w:ins>
      <w:r w:rsidR="009C74B6" w:rsidRPr="009C74B6">
        <w:rPr>
          <w:rFonts w:hAnsi="宋体" w:cs="宋体"/>
        </w:rPr>
        <w:t>SAW, TOPSIS-Q, Fuzzy-VHO, VIKOR, GRA, SPOTIS, and COPRAS</w:t>
      </w:r>
      <w:del w:id="1907" w:author="作者" w:date="2026-08-27T09:50:00Z">
        <w:r w:rsidRPr="00FE5058">
          <w:rPr>
            <w:rFonts w:hAnsi="宋体" w:cs="宋体" w:hint="eastAsia"/>
          </w:rPr>
          <w:delText>, have means of</w:delText>
        </w:r>
      </w:del>
      <w:ins w:id="1908" w:author="作者" w:date="2026-08-27T09:50:00Z">
        <w:r w:rsidR="009C74B6" w:rsidRPr="009C74B6">
          <w:rPr>
            <w:rFonts w:hAnsi="宋体" w:cs="宋体"/>
          </w:rPr>
          <w:t xml:space="preserve"> yield</w:t>
        </w:r>
      </w:ins>
      <w:r w:rsidR="009C74B6" w:rsidRPr="009C74B6">
        <w:rPr>
          <w:rFonts w:hAnsi="宋体" w:cs="宋体"/>
        </w:rPr>
        <w:t xml:space="preserve"> $2.00$, $4.04$, $8.64$, $13.52$, $19.24$, $23.88$, and $25.88$, respectively</w:t>
      </w:r>
      <w:del w:id="1909" w:author="作者" w:date="2026-08-27T09:50:00Z">
        <w:r w:rsidRPr="00FE5058">
          <w:rPr>
            <w:rFonts w:hAnsi="宋体" w:cs="宋体" w:hint="eastAsia"/>
          </w:rPr>
          <w:delText>, all above LAAVHA and spanning a wide range.</w:delText>
        </w:r>
      </w:del>
      <w:ins w:id="1910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These </w:t>
      </w:r>
      <w:del w:id="1911" w:author="作者" w:date="2026-08-27T09:50:00Z">
        <w:r w:rsidRPr="00FE5058">
          <w:rPr>
            <w:rFonts w:hAnsi="宋体" w:cs="宋体" w:hint="eastAsia"/>
          </w:rPr>
          <w:delText xml:space="preserve">methods do not simultaneously introduce temporal prediction and dynamic weighting; their attribute </w:delText>
        </w:r>
      </w:del>
      <w:ins w:id="1912" w:author="作者" w:date="2026-08-27T09:50:00Z">
        <w:r w:rsidR="009C74B6" w:rsidRPr="009C74B6">
          <w:rPr>
            <w:rFonts w:hAnsi="宋体" w:cs="宋体"/>
          </w:rPr>
          <w:t xml:space="preserve">MADM methods use fixed </w:t>
        </w:r>
      </w:ins>
      <w:r w:rsidR="009C74B6" w:rsidRPr="009C74B6">
        <w:rPr>
          <w:rFonts w:hAnsi="宋体" w:cs="宋体"/>
        </w:rPr>
        <w:t xml:space="preserve">weights </w:t>
      </w:r>
      <w:del w:id="1913" w:author="作者" w:date="2026-08-27T09:50:00Z">
        <w:r w:rsidRPr="00FE5058">
          <w:rPr>
            <w:rFonts w:hAnsi="宋体" w:cs="宋体" w:hint="eastAsia"/>
          </w:rPr>
          <w:delText xml:space="preserve">are fixed once </w:delText>
        </w:r>
      </w:del>
      <w:r w:rsidR="009C74B6" w:rsidRPr="009C74B6">
        <w:rPr>
          <w:rFonts w:hAnsi="宋体" w:cs="宋体"/>
        </w:rPr>
        <w:t xml:space="preserve">and </w:t>
      </w:r>
      <w:del w:id="1914" w:author="作者" w:date="2026-08-27T09:50:00Z">
        <w:r w:rsidRPr="00FE5058">
          <w:rPr>
            <w:rFonts w:hAnsi="宋体" w:cs="宋体" w:hint="eastAsia"/>
          </w:rPr>
          <w:delText xml:space="preserve">decisions use </w:delText>
        </w:r>
      </w:del>
      <w:r w:rsidR="009C74B6" w:rsidRPr="009C74B6">
        <w:rPr>
          <w:rFonts w:hAnsi="宋体" w:cs="宋体"/>
        </w:rPr>
        <w:t xml:space="preserve">current indicators </w:t>
      </w:r>
      <w:del w:id="1915" w:author="作者" w:date="2026-08-27T09:50:00Z">
        <w:r w:rsidRPr="00FE5058">
          <w:rPr>
            <w:rFonts w:hAnsi="宋体" w:cs="宋体" w:hint="eastAsia"/>
          </w:rPr>
          <w:delText>only, so</w:delText>
        </w:r>
      </w:del>
      <w:ins w:id="1916" w:author="作者" w:date="2026-08-27T09:50:00Z">
        <w:r w:rsidR="009C74B6" w:rsidRPr="009C74B6">
          <w:rPr>
            <w:rFonts w:hAnsi="宋体" w:cs="宋体"/>
          </w:rPr>
          <w:t>without temporal prediction or dynamic weighting, allowing</w:t>
        </w:r>
      </w:ins>
      <w:r w:rsidR="009C74B6" w:rsidRPr="009C74B6">
        <w:rPr>
          <w:rFonts w:hAnsi="宋体" w:cs="宋体"/>
        </w:rPr>
        <w:t xml:space="preserve"> alternating candidate-score </w:t>
      </w:r>
      <w:del w:id="1917" w:author="作者" w:date="2026-08-27T09:50:00Z">
        <w:r w:rsidRPr="00FE5058">
          <w:rPr>
            <w:rFonts w:hAnsi="宋体" w:cs="宋体" w:hint="eastAsia"/>
          </w:rPr>
          <w:delText xml:space="preserve">leads at </w:delText>
        </w:r>
      </w:del>
      <w:ins w:id="1918" w:author="作者" w:date="2026-08-27T09:50:00Z">
        <w:r w:rsidR="009C74B6" w:rsidRPr="009C74B6">
          <w:rPr>
            <w:rFonts w:hAnsi="宋体" w:cs="宋体"/>
          </w:rPr>
          <w:t xml:space="preserve">advantages near </w:t>
        </w:r>
      </w:ins>
      <w:r w:rsidR="009C74B6" w:rsidRPr="009C74B6">
        <w:rPr>
          <w:rFonts w:hAnsi="宋体" w:cs="宋体"/>
        </w:rPr>
        <w:t xml:space="preserve">coverage boundaries </w:t>
      </w:r>
      <w:del w:id="1919" w:author="作者" w:date="2026-08-27T09:50:00Z">
        <w:r w:rsidRPr="00FE5058">
          <w:rPr>
            <w:rFonts w:hAnsi="宋体" w:cs="宋体" w:hint="eastAsia"/>
          </w:rPr>
          <w:delText>can</w:delText>
        </w:r>
      </w:del>
      <w:ins w:id="1920" w:author="作者" w:date="2026-08-27T09:50:00Z">
        <w:r w:rsidR="009C74B6" w:rsidRPr="009C74B6">
          <w:rPr>
            <w:rFonts w:hAnsi="宋体" w:cs="宋体"/>
          </w:rPr>
          <w:t>to</w:t>
        </w:r>
      </w:ins>
      <w:r w:rsidR="009C74B6" w:rsidRPr="009C74B6">
        <w:rPr>
          <w:rFonts w:hAnsi="宋体" w:cs="宋体"/>
        </w:rPr>
        <w:t xml:space="preserve"> cause repeated handovers. Strongest-signal selection </w:t>
      </w:r>
      <w:del w:id="1921" w:author="作者" w:date="2026-08-27T09:50:00Z">
        <w:r w:rsidRPr="00FE5058">
          <w:rPr>
            <w:rFonts w:hAnsi="宋体" w:cs="宋体" w:hint="eastAsia"/>
          </w:rPr>
          <w:delText>uses</w:delText>
        </w:r>
      </w:del>
      <w:ins w:id="1922" w:author="作者" w:date="2026-08-27T09:50:00Z">
        <w:r w:rsidR="009C74B6" w:rsidRPr="009C74B6">
          <w:rPr>
            <w:rFonts w:hAnsi="宋体" w:cs="宋体"/>
          </w:rPr>
          <w:t>considers</w:t>
        </w:r>
      </w:ins>
      <w:r w:rsidR="009C74B6" w:rsidRPr="009C74B6">
        <w:rPr>
          <w:rFonts w:hAnsi="宋体" w:cs="宋体"/>
        </w:rPr>
        <w:t xml:space="preserve"> only SINR</w:t>
      </w:r>
      <w:del w:id="1923" w:author="作者" w:date="2026-08-27T09:50:00Z">
        <w:r w:rsidRPr="00FE5058">
          <w:rPr>
            <w:rFonts w:hAnsi="宋体" w:cs="宋体" w:hint="eastAsia"/>
          </w:rPr>
          <w:delText xml:space="preserve"> and does not integrate</w:delText>
        </w:r>
      </w:del>
      <w:ins w:id="1924" w:author="作者" w:date="2026-08-27T09:50:00Z">
        <w:r w:rsidR="009C74B6" w:rsidRPr="009C74B6">
          <w:rPr>
            <w:rFonts w:hAnsi="宋体" w:cs="宋体"/>
          </w:rPr>
          <w:t>, excluding</w:t>
        </w:r>
      </w:ins>
      <w:r w:rsidR="009C74B6" w:rsidRPr="009C74B6">
        <w:rPr>
          <w:rFonts w:hAnsi="宋体" w:cs="宋体"/>
        </w:rPr>
        <w:t xml:space="preserve"> delay, throughput, packet loss ratio, </w:t>
      </w:r>
      <w:del w:id="1925" w:author="作者" w:date="2026-08-27T09:50:00Z">
        <w:r w:rsidRPr="00FE5058">
          <w:rPr>
            <w:rFonts w:hAnsi="宋体" w:cs="宋体" w:hint="eastAsia"/>
          </w:rPr>
          <w:delText>or</w:delText>
        </w:r>
      </w:del>
      <w:ins w:id="1926" w:author="作者" w:date="2026-08-27T09:50:00Z">
        <w:r w:rsidR="009C74B6" w:rsidRPr="009C74B6">
          <w:rPr>
            <w:rFonts w:hAnsi="宋体" w:cs="宋体"/>
          </w:rPr>
          <w:t>and</w:t>
        </w:r>
      </w:ins>
      <w:r w:rsidR="009C74B6" w:rsidRPr="009C74B6">
        <w:rPr>
          <w:rFonts w:hAnsi="宋体" w:cs="宋体"/>
        </w:rPr>
        <w:t xml:space="preserve"> other </w:t>
      </w:r>
      <w:del w:id="1927" w:author="作者" w:date="2026-08-27T09:50:00Z">
        <w:r w:rsidRPr="00FE5058">
          <w:rPr>
            <w:rFonts w:hAnsi="宋体" w:cs="宋体" w:hint="eastAsia"/>
          </w:rPr>
          <w:delText xml:space="preserve">state </w:delText>
        </w:r>
      </w:del>
      <w:r w:rsidR="009C74B6" w:rsidRPr="009C74B6">
        <w:rPr>
          <w:rFonts w:hAnsi="宋体" w:cs="宋体"/>
        </w:rPr>
        <w:t xml:space="preserve">indicators. </w:t>
      </w:r>
      <w:del w:id="1928" w:author="作者" w:date="2026-08-27T09:50:00Z">
        <w:r w:rsidRPr="00FE5058">
          <w:rPr>
            <w:rFonts w:hAnsi="宋体" w:cs="宋体" w:hint="eastAsia"/>
          </w:rPr>
          <w:delText>On the decision-level handover-count metric</w:delText>
        </w:r>
      </w:del>
      <w:ins w:id="1929" w:author="作者" w:date="2026-08-27T09:50:00Z">
        <w:r w:rsidR="009C74B6" w:rsidRPr="009C74B6">
          <w:rPr>
            <w:rFonts w:hAnsi="宋体" w:cs="宋体"/>
          </w:rPr>
          <w:t>Overall</w:t>
        </w:r>
      </w:ins>
      <w:r w:rsidR="009C74B6" w:rsidRPr="009C74B6">
        <w:rPr>
          <w:rFonts w:hAnsi="宋体" w:cs="宋体"/>
        </w:rPr>
        <w:t xml:space="preserve">, LAAVHA reduces </w:t>
      </w:r>
      <w:del w:id="1930" w:author="作者" w:date="2026-08-27T09:50:00Z">
        <w:r w:rsidRPr="00FE5058">
          <w:rPr>
            <w:rFonts w:hAnsi="宋体" w:cs="宋体" w:hint="eastAsia"/>
          </w:rPr>
          <w:delText>the count</w:delText>
        </w:r>
      </w:del>
      <w:ins w:id="1931" w:author="作者" w:date="2026-08-27T09:50:00Z">
        <w:r w:rsidR="009C74B6" w:rsidRPr="009C74B6">
          <w:rPr>
            <w:rFonts w:hAnsi="宋体" w:cs="宋体"/>
          </w:rPr>
          <w:t>handovers</w:t>
        </w:r>
      </w:ins>
      <w:r w:rsidR="009C74B6" w:rsidRPr="009C74B6">
        <w:rPr>
          <w:rFonts w:hAnsi="宋体" w:cs="宋体"/>
        </w:rPr>
        <w:t xml:space="preserve"> by $84.8</w:t>
      </w:r>
      <w:del w:id="1932" w:author="作者" w:date="2026-08-27T09:50:00Z">
        <w:r w:rsidRPr="00FE5058">
          <w:rPr>
            <w:rFonts w:hAnsi="宋体" w:cs="宋体" w:hint="eastAsia"/>
          </w:rPr>
          <w:delText>\%\sim99</w:delText>
        </w:r>
      </w:del>
      <w:ins w:id="1933" w:author="作者" w:date="2026-08-27T09:50:00Z">
        <w:r w:rsidR="009C74B6" w:rsidRPr="009C74B6">
          <w:rPr>
            <w:rFonts w:hAnsi="宋体" w:cs="宋体"/>
          </w:rPr>
          <w:t>\%-99</w:t>
        </w:r>
      </w:ins>
      <w:r w:rsidR="009C74B6" w:rsidRPr="009C74B6">
        <w:rPr>
          <w:rFonts w:hAnsi="宋体" w:cs="宋体"/>
        </w:rPr>
        <w:t xml:space="preserve">.1\%$ </w:t>
      </w:r>
      <w:del w:id="1934" w:author="作者" w:date="2026-08-27T09:50:00Z">
        <w:r w:rsidRPr="00FE5058">
          <w:rPr>
            <w:rFonts w:hAnsi="宋体" w:cs="宋体" w:hint="eastAsia"/>
          </w:rPr>
          <w:delText>relative to</w:delText>
        </w:r>
      </w:del>
      <w:ins w:id="1935" w:author="作者" w:date="2026-08-27T09:50:00Z">
        <w:r w:rsidR="009C74B6" w:rsidRPr="009C74B6">
          <w:rPr>
            <w:rFonts w:hAnsi="宋体" w:cs="宋体"/>
          </w:rPr>
          <w:t>versus the</w:t>
        </w:r>
      </w:ins>
      <w:r w:rsidR="009C74B6" w:rsidRPr="009C74B6">
        <w:rPr>
          <w:rFonts w:hAnsi="宋体" w:cs="宋体"/>
        </w:rPr>
        <w:t xml:space="preserve"> eight </w:t>
      </w:r>
      <w:del w:id="1936" w:author="作者" w:date="2026-08-27T09:50:00Z">
        <w:r w:rsidRPr="00FE5058">
          <w:rPr>
            <w:rFonts w:hAnsi="宋体" w:cs="宋体" w:hint="eastAsia"/>
          </w:rPr>
          <w:delText>comparison algorithms, and</w:delText>
        </w:r>
      </w:del>
      <w:ins w:id="1937" w:author="作者" w:date="2026-08-27T09:50:00Z">
        <w:r w:rsidR="009C74B6" w:rsidRPr="009C74B6">
          <w:rPr>
            <w:rFonts w:hAnsi="宋体" w:cs="宋体"/>
          </w:rPr>
          <w:t>baselines, with</w:t>
        </w:r>
      </w:ins>
      <w:r w:rsidR="009C74B6" w:rsidRPr="009C74B6">
        <w:rPr>
          <w:rFonts w:hAnsi="宋体" w:cs="宋体"/>
        </w:rPr>
        <w:t xml:space="preserve"> 38 of 50 runs </w:t>
      </w:r>
      <w:del w:id="1938" w:author="作者" w:date="2026-08-27T09:50:00Z">
        <w:r w:rsidRPr="00FE5058">
          <w:rPr>
            <w:rFonts w:hAnsi="宋体" w:cs="宋体" w:hint="eastAsia"/>
          </w:rPr>
          <w:delText>have</w:delText>
        </w:r>
      </w:del>
      <w:ins w:id="1939" w:author="作者" w:date="2026-08-27T09:50:00Z">
        <w:r w:rsidR="009C74B6" w:rsidRPr="009C74B6">
          <w:rPr>
            <w:rFonts w:hAnsi="宋体" w:cs="宋体"/>
          </w:rPr>
          <w:t>producing</w:t>
        </w:r>
      </w:ins>
      <w:r w:rsidR="009C74B6" w:rsidRPr="009C74B6">
        <w:rPr>
          <w:rFonts w:hAnsi="宋体" w:cs="宋体"/>
        </w:rPr>
        <w:t xml:space="preserve"> zero handovers, demonstrating </w:t>
      </w:r>
      <w:del w:id="1940" w:author="作者" w:date="2026-08-27T09:50:00Z">
        <w:r w:rsidRPr="00FE5058">
          <w:rPr>
            <w:rFonts w:hAnsi="宋体" w:cs="宋体" w:hint="eastAsia"/>
          </w:rPr>
          <w:delText>its overall advantage in reducing</w:delText>
        </w:r>
      </w:del>
      <w:ins w:id="1941" w:author="作者" w:date="2026-08-27T09:50:00Z">
        <w:r w:rsidR="009C74B6" w:rsidRPr="009C74B6">
          <w:rPr>
            <w:rFonts w:hAnsi="宋体" w:cs="宋体"/>
          </w:rPr>
          <w:t>superior</w:t>
        </w:r>
      </w:ins>
      <w:r w:rsidR="009C74B6" w:rsidRPr="009C74B6">
        <w:rPr>
          <w:rFonts w:hAnsi="宋体" w:cs="宋体"/>
        </w:rPr>
        <w:t xml:space="preserve"> handover</w:t>
      </w:r>
      <w:del w:id="1942" w:author="作者" w:date="2026-08-27T09:50:00Z">
        <w:r w:rsidRPr="00FE5058">
          <w:rPr>
            <w:rFonts w:hAnsi="宋体" w:cs="宋体" w:hint="eastAsia"/>
          </w:rPr>
          <w:delText xml:space="preserve"> frequency and improving</w:delText>
        </w:r>
      </w:del>
      <w:r w:rsidR="009C74B6" w:rsidRPr="009C74B6">
        <w:rPr>
          <w:rFonts w:hAnsi="宋体" w:cs="宋体"/>
        </w:rPr>
        <w:t xml:space="preserve"> stability.</w:t>
      </w:r>
    </w:p>
    <w:p w14:paraId="5BEE2FF7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BB30745" w14:textId="56FE00E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1943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 xml:space="preserve">{Comparison of </w:t>
      </w:r>
      <w:del w:id="1944" w:author="作者" w:date="2026-08-27T09:50:00Z">
        <w:r w:rsidR="005A14BF" w:rsidRPr="00FE5058">
          <w:rPr>
            <w:rFonts w:hAnsi="宋体" w:cs="宋体" w:hint="eastAsia"/>
          </w:rPr>
          <w:delText>representati</w:delText>
        </w:r>
        <w:r w:rsidR="005A14BF" w:rsidRPr="00FE5058">
          <w:rPr>
            <w:rFonts w:hAnsi="宋体" w:cs="宋体" w:hint="eastAsia"/>
          </w:rPr>
          <w:delText>ve decision processes}</w:delText>
        </w:r>
      </w:del>
      <w:ins w:id="1945" w:author="作者" w:date="2026-08-27T09:50:00Z">
        <w:r w:rsidRPr="009C74B6">
          <w:rPr>
            <w:rFonts w:hAnsi="宋体" w:cs="宋体"/>
          </w:rPr>
          <w:t>Representative Decision Processes}}</w:t>
        </w:r>
      </w:ins>
    </w:p>
    <w:p w14:paraId="7E2ADB8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D348E61" w14:textId="4FDFD8F9" w:rsidR="009C74B6" w:rsidRPr="009C74B6" w:rsidRDefault="005A14BF" w:rsidP="009C74B6">
      <w:pPr>
        <w:pStyle w:val="a3"/>
        <w:rPr>
          <w:rFonts w:hAnsi="宋体" w:cs="宋体"/>
        </w:rPr>
      </w:pPr>
      <w:del w:id="1946" w:author="作者" w:date="2026-08-27T09:50:00Z">
        <w:r w:rsidRPr="00FE5058">
          <w:rPr>
            <w:rFonts w:hAnsi="宋体" w:cs="宋体" w:hint="eastAsia"/>
          </w:rPr>
          <w:delText>Fig.~\</w:delText>
        </w:r>
      </w:del>
      <w:ins w:id="1947" w:author="作者" w:date="2026-08-27T09:50:00Z">
        <w:r w:rsidR="009C74B6" w:rsidRPr="009C74B6">
          <w:rPr>
            <w:rFonts w:hAnsi="宋体" w:cs="宋体"/>
          </w:rPr>
          <w:t>Figure~\</w:t>
        </w:r>
      </w:ins>
      <w:r w:rsidR="009C74B6" w:rsidRPr="009C74B6">
        <w:rPr>
          <w:rFonts w:hAnsi="宋体" w:cs="宋体"/>
        </w:rPr>
        <w:t xml:space="preserve">ref{fig:scoring} compares </w:t>
      </w:r>
      <w:del w:id="1948" w:author="作者" w:date="2026-08-27T09:50:00Z">
        <w:r w:rsidRPr="00FE5058">
          <w:rPr>
            <w:rFonts w:hAnsi="宋体" w:cs="宋体" w:hint="eastAsia"/>
          </w:rPr>
          <w:delText xml:space="preserve">the decision processes of </w:delText>
        </w:r>
      </w:del>
      <w:r w:rsidR="009C74B6" w:rsidRPr="009C74B6">
        <w:rPr>
          <w:rFonts w:hAnsi="宋体" w:cs="宋体"/>
        </w:rPr>
        <w:t>LAAVHA, TOPSIS-Q, and Fuzzy-VHO for the same random seed (seed=200) in a two-row</w:t>
      </w:r>
      <w:del w:id="1949" w:author="作者" w:date="2026-08-27T09:50:00Z">
        <w:r w:rsidRPr="00FE5058">
          <w:rPr>
            <w:rFonts w:hAnsi="宋体" w:cs="宋体" w:hint="eastAsia"/>
          </w:rPr>
          <w:delText xml:space="preserve"> by</w:delText>
        </w:r>
      </w:del>
      <w:ins w:id="1950" w:author="作者" w:date="2026-08-27T09:50:00Z">
        <w:r w:rsidR="009C74B6" w:rsidRPr="009C74B6">
          <w:rPr>
            <w:rFonts w:hAnsi="宋体" w:cs="宋体"/>
          </w:rPr>
          <w:t>,</w:t>
        </w:r>
      </w:ins>
      <w:r w:rsidR="009C74B6" w:rsidRPr="009C74B6">
        <w:rPr>
          <w:rFonts w:hAnsi="宋体" w:cs="宋体"/>
        </w:rPr>
        <w:t xml:space="preserve"> three-column layout. </w:t>
      </w:r>
      <w:del w:id="1951" w:author="作者" w:date="2026-08-27T09:50:00Z">
        <w:r w:rsidRPr="00FE5058">
          <w:rPr>
            <w:rFonts w:hAnsi="宋体" w:cs="宋体" w:hint="eastAsia"/>
          </w:rPr>
          <w:delText>The purpose is not simply to select the two comparisons with the fewe</w:delText>
        </w:r>
        <w:r w:rsidRPr="00FE5058">
          <w:rPr>
            <w:rFonts w:hAnsi="宋体" w:cs="宋体" w:hint="eastAsia"/>
          </w:rPr>
          <w:delText>st handovers in the aggregate statistics, but to select references that best explain the source of LAAVHA improvement.</w:delText>
        </w:r>
      </w:del>
      <w:ins w:id="1952" w:author="作者" w:date="2026-08-27T09:50:00Z">
        <w:r w:rsidR="009C74B6" w:rsidRPr="009C74B6">
          <w:rPr>
            <w:rFonts w:hAnsi="宋体" w:cs="宋体"/>
          </w:rPr>
          <w:t>The selection emphasizes explanatory value rather than aggregate handover count.</w:t>
        </w:r>
      </w:ins>
      <w:r w:rsidR="009C74B6" w:rsidRPr="009C74B6">
        <w:rPr>
          <w:rFonts w:hAnsi="宋体" w:cs="宋体"/>
        </w:rPr>
        <w:t xml:space="preserve"> TOPSIS-Q shares </w:t>
      </w:r>
      <w:del w:id="1953" w:author="作者" w:date="2026-08-27T09:50:00Z">
        <w:r w:rsidRPr="00FE5058">
          <w:rPr>
            <w:rFonts w:hAnsi="宋体" w:cs="宋体" w:hint="eastAsia"/>
          </w:rPr>
          <w:delText>the</w:delText>
        </w:r>
      </w:del>
      <w:ins w:id="1954" w:author="作者" w:date="2026-08-27T09:50:00Z">
        <w:r w:rsidR="009C74B6" w:rsidRPr="009C74B6">
          <w:rPr>
            <w:rFonts w:hAnsi="宋体" w:cs="宋体"/>
          </w:rPr>
          <w:t>LAAVHA's</w:t>
        </w:r>
      </w:ins>
      <w:r w:rsidR="009C74B6" w:rsidRPr="009C74B6">
        <w:rPr>
          <w:rFonts w:hAnsi="宋体" w:cs="宋体"/>
        </w:rPr>
        <w:t xml:space="preserve"> </w:t>
      </w:r>
      <w:r w:rsidR="009C74B6" w:rsidRPr="009C74B6">
        <w:rPr>
          <w:rFonts w:hAnsi="宋体" w:cs="宋体"/>
        </w:rPr>
        <w:lastRenderedPageBreak/>
        <w:t>TOPSIS</w:t>
      </w:r>
      <w:del w:id="1955" w:author="作者" w:date="2026-08-27T09:50:00Z">
        <w:r w:rsidRPr="00FE5058">
          <w:rPr>
            <w:rFonts w:hAnsi="宋体" w:cs="宋体" w:hint="eastAsia"/>
          </w:rPr>
          <w:delText>-ranking</w:delText>
        </w:r>
      </w:del>
      <w:r w:rsidR="009C74B6" w:rsidRPr="009C74B6">
        <w:rPr>
          <w:rFonts w:hAnsi="宋体" w:cs="宋体"/>
        </w:rPr>
        <w:t xml:space="preserve"> framework </w:t>
      </w:r>
      <w:del w:id="1956" w:author="作者" w:date="2026-08-27T09:50:00Z">
        <w:r w:rsidRPr="00FE5058">
          <w:rPr>
            <w:rFonts w:hAnsi="宋体" w:cs="宋体" w:hint="eastAsia"/>
          </w:rPr>
          <w:delText>with LAAVHA, differing mainly in the use of</w:delText>
        </w:r>
      </w:del>
      <w:ins w:id="1957" w:author="作者" w:date="2026-08-27T09:50:00Z">
        <w:r w:rsidR="009C74B6" w:rsidRPr="009C74B6">
          <w:rPr>
            <w:rFonts w:hAnsi="宋体" w:cs="宋体"/>
          </w:rPr>
          <w:t>but lacks</w:t>
        </w:r>
      </w:ins>
      <w:r w:rsidR="009C74B6" w:rsidRPr="009C74B6">
        <w:rPr>
          <w:rFonts w:hAnsi="宋体" w:cs="宋体"/>
        </w:rPr>
        <w:t xml:space="preserve"> LSTM prediction, attention-based dynamic </w:t>
      </w:r>
      <w:del w:id="1958" w:author="作者" w:date="2026-08-27T09:50:00Z">
        <w:r w:rsidRPr="00FE5058">
          <w:rPr>
            <w:rFonts w:hAnsi="宋体" w:cs="宋体" w:hint="eastAsia"/>
          </w:rPr>
          <w:delText>weights</w:delText>
        </w:r>
      </w:del>
      <w:ins w:id="1959" w:author="作者" w:date="2026-08-27T09:50:00Z">
        <w:r w:rsidR="009C74B6" w:rsidRPr="009C74B6">
          <w:rPr>
            <w:rFonts w:hAnsi="宋体" w:cs="宋体"/>
          </w:rPr>
          <w:t>weighting</w:t>
        </w:r>
      </w:ins>
      <w:r w:rsidR="009C74B6" w:rsidRPr="009C74B6">
        <w:rPr>
          <w:rFonts w:hAnsi="宋体" w:cs="宋体"/>
        </w:rPr>
        <w:t>, and dual hysteresis</w:t>
      </w:r>
      <w:del w:id="1960" w:author="作者" w:date="2026-08-27T09:50:00Z">
        <w:r w:rsidRPr="00FE5058">
          <w:rPr>
            <w:rFonts w:hAnsi="宋体" w:cs="宋体" w:hint="eastAsia"/>
          </w:rPr>
          <w:delText xml:space="preserve">. It therefore gives a clear </w:delText>
        </w:r>
      </w:del>
      <w:ins w:id="1961" w:author="作者" w:date="2026-08-27T09:50:00Z">
        <w:r w:rsidR="009C74B6" w:rsidRPr="009C74B6">
          <w:rPr>
            <w:rFonts w:hAnsi="宋体" w:cs="宋体"/>
          </w:rPr>
          <w:t xml:space="preserve">, providing a </w:t>
        </w:r>
      </w:ins>
      <w:r w:rsidR="009C74B6" w:rsidRPr="009C74B6">
        <w:rPr>
          <w:rFonts w:hAnsi="宋体" w:cs="宋体"/>
        </w:rPr>
        <w:t xml:space="preserve">controlled comparison </w:t>
      </w:r>
      <w:del w:id="1962" w:author="作者" w:date="2026-08-27T09:50:00Z">
        <w:r w:rsidRPr="00FE5058">
          <w:rPr>
            <w:rFonts w:hAnsi="宋体" w:cs="宋体" w:hint="eastAsia"/>
          </w:rPr>
          <w:delText xml:space="preserve">for assessing whether adding predicted states and dynamic weights stabilizes </w:delText>
        </w:r>
      </w:del>
      <w:ins w:id="1963" w:author="作者" w:date="2026-08-27T09:50:00Z">
        <w:r w:rsidR="009C74B6" w:rsidRPr="009C74B6">
          <w:rPr>
            <w:rFonts w:hAnsi="宋体" w:cs="宋体"/>
          </w:rPr>
          <w:t xml:space="preserve">of their effects on </w:t>
        </w:r>
      </w:ins>
      <w:r w:rsidR="009C74B6" w:rsidRPr="009C74B6">
        <w:rPr>
          <w:rFonts w:hAnsi="宋体" w:cs="宋体"/>
        </w:rPr>
        <w:t xml:space="preserve">closeness </w:t>
      </w:r>
      <w:del w:id="1964" w:author="作者" w:date="2026-08-27T09:50:00Z">
        <w:r w:rsidRPr="00FE5058">
          <w:rPr>
            <w:rFonts w:hAnsi="宋体" w:cs="宋体" w:hint="eastAsia"/>
          </w:rPr>
          <w:delText>curves</w:delText>
        </w:r>
      </w:del>
      <w:ins w:id="1965" w:author="作者" w:date="2026-08-27T09:50:00Z">
        <w:r w:rsidR="009C74B6" w:rsidRPr="009C74B6">
          <w:rPr>
            <w:rFonts w:hAnsi="宋体" w:cs="宋体"/>
          </w:rPr>
          <w:t>stability</w:t>
        </w:r>
      </w:ins>
      <w:r w:rsidR="009C74B6" w:rsidRPr="009C74B6">
        <w:rPr>
          <w:rFonts w:hAnsi="宋体" w:cs="宋体"/>
        </w:rPr>
        <w:t xml:space="preserve"> and </w:t>
      </w:r>
      <w:del w:id="1966" w:author="作者" w:date="2026-08-27T09:50:00Z">
        <w:r w:rsidRPr="00FE5058">
          <w:rPr>
            <w:rFonts w:hAnsi="宋体" w:cs="宋体" w:hint="eastAsia"/>
          </w:rPr>
          <w:delText xml:space="preserve">restrains </w:delText>
        </w:r>
      </w:del>
      <w:r w:rsidR="009C74B6" w:rsidRPr="009C74B6">
        <w:rPr>
          <w:rFonts w:hAnsi="宋体" w:cs="宋体"/>
        </w:rPr>
        <w:t xml:space="preserve">handover </w:t>
      </w:r>
      <w:del w:id="1967" w:author="作者" w:date="2026-08-27T09:50:00Z">
        <w:r w:rsidRPr="00FE5058">
          <w:rPr>
            <w:rFonts w:hAnsi="宋体" w:cs="宋体" w:hint="eastAsia"/>
          </w:rPr>
          <w:delText>triggers</w:delText>
        </w:r>
      </w:del>
      <w:ins w:id="1968" w:author="作者" w:date="2026-08-27T09:50:00Z">
        <w:r w:rsidR="009C74B6" w:rsidRPr="009C74B6">
          <w:rPr>
            <w:rFonts w:hAnsi="宋体" w:cs="宋体"/>
          </w:rPr>
          <w:t>triggering</w:t>
        </w:r>
      </w:ins>
      <w:r w:rsidR="009C74B6" w:rsidRPr="009C74B6">
        <w:rPr>
          <w:rFonts w:hAnsi="宋体" w:cs="宋体"/>
        </w:rPr>
        <w:t xml:space="preserve">. Fuzzy-VHO represents a </w:t>
      </w:r>
      <w:del w:id="1969" w:author="作者" w:date="2026-08-27T09:50:00Z">
        <w:r w:rsidRPr="00FE5058">
          <w:rPr>
            <w:rFonts w:hAnsi="宋体" w:cs="宋体" w:hint="eastAsia"/>
          </w:rPr>
          <w:delText xml:space="preserve">different </w:delText>
        </w:r>
      </w:del>
      <w:r w:rsidR="009C74B6" w:rsidRPr="009C74B6">
        <w:rPr>
          <w:rFonts w:hAnsi="宋体" w:cs="宋体"/>
        </w:rPr>
        <w:t>rule-</w:t>
      </w:r>
      <w:del w:id="1970" w:author="作者" w:date="2026-08-27T09:50:00Z">
        <w:r w:rsidRPr="00FE5058">
          <w:rPr>
            <w:rFonts w:hAnsi="宋体" w:cs="宋体" w:hint="eastAsia"/>
          </w:rPr>
          <w:delText>driven</w:delText>
        </w:r>
      </w:del>
      <w:ins w:id="1971" w:author="作者" w:date="2026-08-27T09:50:00Z">
        <w:r w:rsidR="009C74B6" w:rsidRPr="009C74B6">
          <w:rPr>
            <w:rFonts w:hAnsi="宋体" w:cs="宋体"/>
          </w:rPr>
          <w:t>based</w:t>
        </w:r>
      </w:ins>
      <w:r w:rsidR="009C74B6" w:rsidRPr="009C74B6">
        <w:rPr>
          <w:rFonts w:hAnsi="宋体" w:cs="宋体"/>
        </w:rPr>
        <w:t xml:space="preserve"> paradigm </w:t>
      </w:r>
      <w:del w:id="1972" w:author="作者" w:date="2026-08-27T09:50:00Z">
        <w:r w:rsidRPr="00FE5058">
          <w:rPr>
            <w:rFonts w:hAnsi="宋体" w:cs="宋体" w:hint="eastAsia"/>
          </w:rPr>
          <w:delText>who</w:delText>
        </w:r>
        <w:r w:rsidRPr="00FE5058">
          <w:rPr>
            <w:rFonts w:hAnsi="宋体" w:cs="宋体" w:hint="eastAsia"/>
          </w:rPr>
          <w:delText xml:space="preserve">se decisions depend on </w:delText>
        </w:r>
      </w:del>
      <w:ins w:id="1973" w:author="作者" w:date="2026-08-27T09:50:00Z">
        <w:r w:rsidR="009C74B6" w:rsidRPr="009C74B6">
          <w:rPr>
            <w:rFonts w:hAnsi="宋体" w:cs="宋体"/>
          </w:rPr>
          <w:t xml:space="preserve">driven by </w:t>
        </w:r>
      </w:ins>
      <w:r w:rsidR="009C74B6" w:rsidRPr="009C74B6">
        <w:rPr>
          <w:rFonts w:hAnsi="宋体" w:cs="宋体"/>
        </w:rPr>
        <w:t>fuzzy membership functions and rules</w:t>
      </w:r>
      <w:del w:id="1974" w:author="作者" w:date="2026-08-27T09:50:00Z">
        <w:r w:rsidRPr="00FE5058">
          <w:rPr>
            <w:rFonts w:hAnsi="宋体" w:cs="宋体" w:hint="eastAsia"/>
          </w:rPr>
          <w:delText xml:space="preserve"> and are</w:delText>
        </w:r>
      </w:del>
      <w:ins w:id="1975" w:author="作者" w:date="2026-08-27T09:50:00Z">
        <w:r w:rsidR="009C74B6" w:rsidRPr="009C74B6">
          <w:rPr>
            <w:rFonts w:hAnsi="宋体" w:cs="宋体"/>
          </w:rPr>
          <w:t>, making it</w:t>
        </w:r>
      </w:ins>
      <w:r w:rsidR="009C74B6" w:rsidRPr="009C74B6">
        <w:rPr>
          <w:rFonts w:hAnsi="宋体" w:cs="宋体"/>
        </w:rPr>
        <w:t xml:space="preserve"> more sensitive to local SINR and RSRP fluctuations. Together, </w:t>
      </w:r>
      <w:del w:id="1976" w:author="作者" w:date="2026-08-27T09:50:00Z">
        <w:r w:rsidRPr="00FE5058">
          <w:rPr>
            <w:rFonts w:hAnsi="宋体" w:cs="宋体" w:hint="eastAsia"/>
          </w:rPr>
          <w:delText>the two comparators demonstrate the robustness of</w:delText>
        </w:r>
      </w:del>
      <w:ins w:id="1977" w:author="作者" w:date="2026-08-27T09:50:00Z">
        <w:r w:rsidR="009C74B6" w:rsidRPr="009C74B6">
          <w:rPr>
            <w:rFonts w:hAnsi="宋体" w:cs="宋体"/>
          </w:rPr>
          <w:t>they assess</w:t>
        </w:r>
      </w:ins>
      <w:r w:rsidR="009C74B6" w:rsidRPr="009C74B6">
        <w:rPr>
          <w:rFonts w:hAnsi="宋体" w:cs="宋体"/>
        </w:rPr>
        <w:t xml:space="preserve"> dynamic multi-attribute fusion </w:t>
      </w:r>
      <w:del w:id="1978" w:author="作者" w:date="2026-08-27T09:50:00Z">
        <w:r w:rsidRPr="00FE5058">
          <w:rPr>
            <w:rFonts w:hAnsi="宋体" w:cs="宋体" w:hint="eastAsia"/>
          </w:rPr>
          <w:delText>relative to</w:delText>
        </w:r>
      </w:del>
      <w:ins w:id="1979" w:author="作者" w:date="2026-08-27T09:50:00Z">
        <w:r w:rsidR="009C74B6" w:rsidRPr="009C74B6">
          <w:rPr>
            <w:rFonts w:hAnsi="宋体" w:cs="宋体"/>
          </w:rPr>
          <w:t>against</w:t>
        </w:r>
      </w:ins>
      <w:r w:rsidR="009C74B6" w:rsidRPr="009C74B6">
        <w:rPr>
          <w:rFonts w:hAnsi="宋体" w:cs="宋体"/>
        </w:rPr>
        <w:t xml:space="preserve"> rule-based handover. </w:t>
      </w:r>
      <w:del w:id="1980" w:author="作者" w:date="2026-08-27T09:50:00Z">
        <w:r w:rsidRPr="00FE5058">
          <w:rPr>
            <w:rFonts w:hAnsi="宋体" w:cs="宋体" w:hint="eastAsia"/>
          </w:rPr>
          <w:delText>Strongest</w:delText>
        </w:r>
      </w:del>
      <w:ins w:id="1981" w:author="作者" w:date="2026-08-27T09:50:00Z">
        <w:r w:rsidR="009C74B6" w:rsidRPr="009C74B6">
          <w:rPr>
            <w:rFonts w:hAnsi="宋体" w:cs="宋体"/>
          </w:rPr>
          <w:t>Although strongest</w:t>
        </w:r>
      </w:ins>
      <w:r w:rsidR="009C74B6" w:rsidRPr="009C74B6">
        <w:rPr>
          <w:rFonts w:hAnsi="宋体" w:cs="宋体"/>
        </w:rPr>
        <w:t xml:space="preserve">-signal selection and SAW </w:t>
      </w:r>
      <w:del w:id="1982" w:author="作者" w:date="2026-08-27T09:50:00Z">
        <w:r w:rsidRPr="00FE5058">
          <w:rPr>
            <w:rFonts w:hAnsi="宋体" w:cs="宋体" w:hint="eastAsia"/>
          </w:rPr>
          <w:delText>may have</w:delText>
        </w:r>
      </w:del>
      <w:ins w:id="1983" w:author="作者" w:date="2026-08-27T09:50:00Z">
        <w:r w:rsidR="009C74B6" w:rsidRPr="009C74B6">
          <w:rPr>
            <w:rFonts w:hAnsi="宋体" w:cs="宋体"/>
          </w:rPr>
          <w:t>achieve</w:t>
        </w:r>
      </w:ins>
      <w:r w:rsidR="009C74B6" w:rsidRPr="009C74B6">
        <w:rPr>
          <w:rFonts w:hAnsi="宋体" w:cs="宋体"/>
        </w:rPr>
        <w:t xml:space="preserve"> lower mean counts, </w:t>
      </w:r>
      <w:del w:id="1984" w:author="作者" w:date="2026-08-27T09:50:00Z">
        <w:r w:rsidRPr="00FE5058">
          <w:rPr>
            <w:rFonts w:hAnsi="宋体" w:cs="宋体" w:hint="eastAsia"/>
          </w:rPr>
          <w:delText>but the former</w:delText>
        </w:r>
      </w:del>
      <w:ins w:id="1985" w:author="作者" w:date="2026-08-27T09:50:00Z">
        <w:r w:rsidR="009C74B6" w:rsidRPr="009C74B6">
          <w:rPr>
            <w:rFonts w:hAnsi="宋体" w:cs="宋体"/>
          </w:rPr>
          <w:t>strongest-signal</w:t>
        </w:r>
      </w:ins>
      <w:r w:rsidR="009C74B6" w:rsidRPr="009C74B6">
        <w:rPr>
          <w:rFonts w:hAnsi="宋体" w:cs="宋体"/>
        </w:rPr>
        <w:t xml:space="preserve"> uses only SINR and </w:t>
      </w:r>
      <w:del w:id="1986" w:author="作者" w:date="2026-08-27T09:50:00Z">
        <w:r w:rsidRPr="00FE5058">
          <w:rPr>
            <w:rFonts w:hAnsi="宋体" w:cs="宋体" w:hint="eastAsia"/>
          </w:rPr>
          <w:delText>the latter</w:delText>
        </w:r>
      </w:del>
      <w:ins w:id="1987" w:author="作者" w:date="2026-08-27T09:50:00Z">
        <w:r w:rsidR="009C74B6" w:rsidRPr="009C74B6">
          <w:rPr>
            <w:rFonts w:hAnsi="宋体" w:cs="宋体"/>
          </w:rPr>
          <w:t>SAW</w:t>
        </w:r>
      </w:ins>
      <w:r w:rsidR="009C74B6" w:rsidRPr="009C74B6">
        <w:rPr>
          <w:rFonts w:hAnsi="宋体" w:cs="宋体"/>
        </w:rPr>
        <w:t xml:space="preserve"> uses fixed weighted sums; neither </w:t>
      </w:r>
      <w:del w:id="1988" w:author="作者" w:date="2026-08-27T09:50:00Z">
        <w:r w:rsidRPr="00FE5058">
          <w:rPr>
            <w:rFonts w:hAnsi="宋体" w:cs="宋体" w:hint="eastAsia"/>
          </w:rPr>
          <w:delText>has</w:delText>
        </w:r>
      </w:del>
      <w:ins w:id="1989" w:author="作者" w:date="2026-08-27T09:50:00Z">
        <w:r w:rsidR="009C74B6" w:rsidRPr="009C74B6">
          <w:rPr>
            <w:rFonts w:hAnsi="宋体" w:cs="宋体"/>
          </w:rPr>
          <w:t>provides</w:t>
        </w:r>
      </w:ins>
      <w:r w:rsidR="009C74B6" w:rsidRPr="009C74B6">
        <w:rPr>
          <w:rFonts w:hAnsi="宋体" w:cs="宋体"/>
        </w:rPr>
        <w:t xml:space="preserve"> a temporal </w:t>
      </w:r>
      <w:del w:id="1990" w:author="作者" w:date="2026-08-27T09:50:00Z">
        <w:r w:rsidRPr="00FE5058">
          <w:rPr>
            <w:rFonts w:hAnsi="宋体" w:cs="宋体" w:hint="eastAsia"/>
          </w:rPr>
          <w:delText xml:space="preserve">explanatory dimension corresponding to LAAVHA's internal scoring mechanism, so they are </w:delText>
        </w:r>
      </w:del>
      <w:ins w:id="1991" w:author="作者" w:date="2026-08-27T09:50:00Z">
        <w:r w:rsidR="009C74B6" w:rsidRPr="009C74B6">
          <w:rPr>
            <w:rFonts w:hAnsi="宋体" w:cs="宋体"/>
          </w:rPr>
          <w:t xml:space="preserve">decision process comparable to LAAVHA and is therefore </w:t>
        </w:r>
      </w:ins>
      <w:r w:rsidR="009C74B6" w:rsidRPr="009C74B6">
        <w:rPr>
          <w:rFonts w:hAnsi="宋体" w:cs="宋体"/>
        </w:rPr>
        <w:t xml:space="preserve">more suitable </w:t>
      </w:r>
      <w:del w:id="1992" w:author="作者" w:date="2026-08-27T09:50:00Z">
        <w:r w:rsidRPr="00FE5058">
          <w:rPr>
            <w:rFonts w:hAnsi="宋体" w:cs="宋体" w:hint="eastAsia"/>
          </w:rPr>
          <w:delText>as</w:delText>
        </w:r>
      </w:del>
      <w:ins w:id="1993" w:author="作者" w:date="2026-08-27T09:50:00Z">
        <w:r w:rsidR="009C74B6" w:rsidRPr="009C74B6">
          <w:rPr>
            <w:rFonts w:hAnsi="宋体" w:cs="宋体"/>
          </w:rPr>
          <w:t>for</w:t>
        </w:r>
      </w:ins>
      <w:r w:rsidR="009C74B6" w:rsidRPr="009C74B6">
        <w:rPr>
          <w:rFonts w:hAnsi="宋体" w:cs="宋体"/>
        </w:rPr>
        <w:t xml:space="preserve"> aggregate-statistic </w:t>
      </w:r>
      <w:del w:id="1994" w:author="作者" w:date="2026-08-27T09:50:00Z">
        <w:r w:rsidRPr="00FE5058">
          <w:rPr>
            <w:rFonts w:hAnsi="宋体" w:cs="宋体" w:hint="eastAsia"/>
          </w:rPr>
          <w:delText>baselines</w:delText>
        </w:r>
      </w:del>
      <w:ins w:id="1995" w:author="作者" w:date="2026-08-27T09:50:00Z">
        <w:r w:rsidR="009C74B6" w:rsidRPr="009C74B6">
          <w:rPr>
            <w:rFonts w:hAnsi="宋体" w:cs="宋体"/>
          </w:rPr>
          <w:t>comparison</w:t>
        </w:r>
      </w:ins>
      <w:r w:rsidR="009C74B6" w:rsidRPr="009C74B6">
        <w:rPr>
          <w:rFonts w:hAnsi="宋体" w:cs="宋体"/>
        </w:rPr>
        <w:t>.</w:t>
      </w:r>
    </w:p>
    <w:p w14:paraId="7446EBE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FD45CB2" w14:textId="2EDE32F0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</w:t>
      </w:r>
      <w:del w:id="1996" w:author="作者" w:date="2026-08-27T09:50:00Z">
        <w:r w:rsidR="005A14BF" w:rsidRPr="00FE5058">
          <w:rPr>
            <w:rFonts w:hAnsi="宋体" w:cs="宋体" w:hint="eastAsia"/>
          </w:rPr>
          <w:delText xml:space="preserve">vertical axis of the three </w:delText>
        </w:r>
      </w:del>
      <w:r w:rsidRPr="009C74B6">
        <w:rPr>
          <w:rFonts w:hAnsi="宋体" w:cs="宋体"/>
        </w:rPr>
        <w:t xml:space="preserve">upper panels </w:t>
      </w:r>
      <w:del w:id="1997" w:author="作者" w:date="2026-08-27T09:50:00Z">
        <w:r w:rsidR="005A14BF" w:rsidRPr="00FE5058">
          <w:rPr>
            <w:rFonts w:hAnsi="宋体" w:cs="宋体" w:hint="eastAsia"/>
          </w:rPr>
          <w:delText xml:space="preserve">is closeness score, showing changes in the </w:delText>
        </w:r>
      </w:del>
      <w:ins w:id="1998" w:author="作者" w:date="2026-08-27T09:50:00Z">
        <w:r w:rsidRPr="009C74B6">
          <w:rPr>
            <w:rFonts w:hAnsi="宋体" w:cs="宋体"/>
          </w:rPr>
          <w:t xml:space="preserve">show the </w:t>
        </w:r>
      </w:ins>
      <w:r w:rsidRPr="009C74B6">
        <w:rPr>
          <w:rFonts w:hAnsi="宋体" w:cs="宋体"/>
        </w:rPr>
        <w:t xml:space="preserve">integrated TOPSIS </w:t>
      </w:r>
      <w:ins w:id="1999" w:author="作者" w:date="2026-08-27T09:50:00Z">
        <w:r w:rsidRPr="009C74B6">
          <w:rPr>
            <w:rFonts w:hAnsi="宋体" w:cs="宋体"/>
          </w:rPr>
          <w:t xml:space="preserve">closeness </w:t>
        </w:r>
      </w:ins>
      <w:r w:rsidRPr="009C74B6">
        <w:rPr>
          <w:rFonts w:hAnsi="宋体" w:cs="宋体"/>
        </w:rPr>
        <w:t xml:space="preserve">scores </w:t>
      </w:r>
      <w:del w:id="2000" w:author="作者" w:date="2026-08-27T09:50:00Z">
        <w:r w:rsidR="005A14BF" w:rsidRPr="00FE5058">
          <w:rPr>
            <w:rFonts w:hAnsi="宋体" w:cs="宋体" w:hint="eastAsia"/>
          </w:rPr>
          <w:delText>of</w:delText>
        </w:r>
      </w:del>
      <w:ins w:id="2001" w:author="作者" w:date="2026-08-27T09:50:00Z">
        <w:r w:rsidRPr="009C74B6">
          <w:rPr>
            <w:rFonts w:hAnsi="宋体" w:cs="宋体"/>
          </w:rPr>
          <w:t>for</w:t>
        </w:r>
      </w:ins>
      <w:r w:rsidRPr="009C74B6">
        <w:rPr>
          <w:rFonts w:hAnsi="宋体" w:cs="宋体"/>
        </w:rPr>
        <w:t xml:space="preserve"> 5G, LTE, and </w:t>
      </w:r>
      <w:del w:id="2002" w:author="作者" w:date="2026-08-27T09:50:00Z">
        <w:r w:rsidR="005A14BF" w:rsidRPr="00FE5058">
          <w:rPr>
            <w:rFonts w:hAnsi="宋体" w:cs="宋体" w:hint="eastAsia"/>
          </w:rPr>
          <w:delText>WiFi; a score</w:delText>
        </w:r>
      </w:del>
      <w:ins w:id="2003" w:author="作者" w:date="2026-08-27T09:50:00Z">
        <w:r w:rsidRPr="009C74B6">
          <w:rPr>
            <w:rFonts w:hAnsi="宋体" w:cs="宋体"/>
          </w:rPr>
          <w:t>Wi-Fi, where values</w:t>
        </w:r>
      </w:ins>
      <w:r w:rsidRPr="009C74B6">
        <w:rPr>
          <w:rFonts w:hAnsi="宋体" w:cs="宋体"/>
        </w:rPr>
        <w:t xml:space="preserve"> closer to 1 </w:t>
      </w:r>
      <w:del w:id="2004" w:author="作者" w:date="2026-08-27T09:50:00Z">
        <w:r w:rsidR="005A14BF" w:rsidRPr="00FE5058">
          <w:rPr>
            <w:rFonts w:hAnsi="宋体" w:cs="宋体" w:hint="eastAsia"/>
          </w:rPr>
          <w:delText>denotes</w:delText>
        </w:r>
      </w:del>
      <w:ins w:id="2005" w:author="作者" w:date="2026-08-27T09:50:00Z">
        <w:r w:rsidRPr="009C74B6">
          <w:rPr>
            <w:rFonts w:hAnsi="宋体" w:cs="宋体"/>
          </w:rPr>
          <w:t>indicate</w:t>
        </w:r>
      </w:ins>
      <w:r w:rsidRPr="009C74B6">
        <w:rPr>
          <w:rFonts w:hAnsi="宋体" w:cs="宋体"/>
        </w:rPr>
        <w:t xml:space="preserve"> stronger </w:t>
      </w:r>
      <w:del w:id="2006" w:author="作者" w:date="2026-08-27T09:50:00Z">
        <w:r w:rsidR="005A14BF" w:rsidRPr="00FE5058">
          <w:rPr>
            <w:rFonts w:hAnsi="宋体" w:cs="宋体" w:hint="eastAsia"/>
          </w:rPr>
          <w:delText xml:space="preserve">integrated support for the </w:delText>
        </w:r>
      </w:del>
      <w:r w:rsidRPr="009C74B6">
        <w:rPr>
          <w:rFonts w:hAnsi="宋体" w:cs="宋体"/>
        </w:rPr>
        <w:t xml:space="preserve">remote-sensing </w:t>
      </w:r>
      <w:del w:id="2007" w:author="作者" w:date="2026-08-27T09:50:00Z">
        <w:r w:rsidR="005A14BF" w:rsidRPr="00FE5058">
          <w:rPr>
            <w:rFonts w:hAnsi="宋体" w:cs="宋体" w:hint="eastAsia"/>
          </w:rPr>
          <w:delText>task. The</w:delText>
        </w:r>
      </w:del>
      <w:ins w:id="2008" w:author="作者" w:date="2026-08-27T09:50:00Z">
        <w:r w:rsidRPr="009C74B6">
          <w:rPr>
            <w:rFonts w:hAnsi="宋体" w:cs="宋体"/>
          </w:rPr>
          <w:t>support; the</w:t>
        </w:r>
      </w:ins>
      <w:r w:rsidRPr="009C74B6">
        <w:rPr>
          <w:rFonts w:hAnsi="宋体" w:cs="宋体"/>
        </w:rPr>
        <w:t xml:space="preserve"> lower panels show </w:t>
      </w:r>
      <w:del w:id="2009" w:author="作者" w:date="2026-08-27T09:50:00Z">
        <w:r w:rsidR="005A14BF" w:rsidRPr="00FE5058">
          <w:rPr>
            <w:rFonts w:hAnsi="宋体" w:cs="宋体" w:hint="eastAsia"/>
          </w:rPr>
          <w:delText>the physical-layer</w:delText>
        </w:r>
      </w:del>
      <w:ins w:id="2010" w:author="作者" w:date="2026-08-27T09:50:00Z">
        <w:r w:rsidRPr="009C74B6">
          <w:rPr>
            <w:rFonts w:hAnsi="宋体" w:cs="宋体"/>
          </w:rPr>
          <w:t>their</w:t>
        </w:r>
      </w:ins>
      <w:r w:rsidRPr="009C74B6">
        <w:rPr>
          <w:rFonts w:hAnsi="宋体" w:cs="宋体"/>
        </w:rPr>
        <w:t xml:space="preserve"> SINR (dB) </w:t>
      </w:r>
      <w:del w:id="2011" w:author="作者" w:date="2026-08-27T09:50:00Z">
        <w:r w:rsidR="005A14BF" w:rsidRPr="00FE5058">
          <w:rPr>
            <w:rFonts w:hAnsi="宋体" w:cs="宋体" w:hint="eastAsia"/>
          </w:rPr>
          <w:delText>of the three networks in</w:delText>
        </w:r>
      </w:del>
      <w:ins w:id="2012" w:author="作者" w:date="2026-08-27T09:50:00Z">
        <w:r w:rsidRPr="009C74B6">
          <w:rPr>
            <w:rFonts w:hAnsi="宋体" w:cs="宋体"/>
          </w:rPr>
          <w:t>under</w:t>
        </w:r>
      </w:ins>
      <w:r w:rsidRPr="009C74B6">
        <w:rPr>
          <w:rFonts w:hAnsi="宋体" w:cs="宋体"/>
        </w:rPr>
        <w:t xml:space="preserve"> the same simulation</w:t>
      </w:r>
      <w:del w:id="2013" w:author="作者" w:date="2026-08-27T09:50:00Z">
        <w:r w:rsidR="005A14BF" w:rsidRPr="00FE5058">
          <w:rPr>
            <w:rFonts w:hAnsi="宋体" w:cs="宋体" w:hint="eastAsia"/>
          </w:rPr>
          <w:delText>. Red</w:delText>
        </w:r>
      </w:del>
      <w:ins w:id="2014" w:author="作者" w:date="2026-08-27T09:50:00Z">
        <w:r w:rsidRPr="009C74B6">
          <w:rPr>
            <w:rFonts w:hAnsi="宋体" w:cs="宋体"/>
          </w:rPr>
          <w:t>, with red</w:t>
        </w:r>
      </w:ins>
      <w:r w:rsidRPr="009C74B6">
        <w:rPr>
          <w:rFonts w:hAnsi="宋体" w:cs="宋体"/>
        </w:rPr>
        <w:t xml:space="preserve"> dashed </w:t>
      </w:r>
      <w:del w:id="2015" w:author="作者" w:date="2026-08-27T09:50:00Z">
        <w:r w:rsidR="005A14BF" w:rsidRPr="00FE5058">
          <w:rPr>
            <w:rFonts w:hAnsi="宋体" w:cs="宋体" w:hint="eastAsia"/>
          </w:rPr>
          <w:delText xml:space="preserve">vertical </w:delText>
        </w:r>
      </w:del>
      <w:r w:rsidRPr="009C74B6">
        <w:rPr>
          <w:rFonts w:hAnsi="宋体" w:cs="宋体"/>
        </w:rPr>
        <w:t xml:space="preserve">lines </w:t>
      </w:r>
      <w:del w:id="2016" w:author="作者" w:date="2026-08-27T09:50:00Z">
        <w:r w:rsidR="005A14BF" w:rsidRPr="00FE5058">
          <w:rPr>
            <w:rFonts w:hAnsi="宋体" w:cs="宋体" w:hint="eastAsia"/>
          </w:rPr>
          <w:delText>mark</w:delText>
        </w:r>
      </w:del>
      <w:ins w:id="2017" w:author="作者" w:date="2026-08-27T09:50:00Z">
        <w:r w:rsidRPr="009C74B6">
          <w:rPr>
            <w:rFonts w:hAnsi="宋体" w:cs="宋体"/>
          </w:rPr>
          <w:t>marking</w:t>
        </w:r>
      </w:ins>
      <w:r w:rsidRPr="009C74B6">
        <w:rPr>
          <w:rFonts w:hAnsi="宋体" w:cs="宋体"/>
        </w:rPr>
        <w:t xml:space="preserve"> handover times. </w:t>
      </w:r>
      <w:del w:id="2018" w:author="作者" w:date="2026-08-27T09:50:00Z">
        <w:r w:rsidR="005A14BF" w:rsidRPr="00FE5058">
          <w:rPr>
            <w:rFonts w:hAnsi="宋体" w:cs="宋体" w:hint="eastAsia"/>
          </w:rPr>
          <w:delText xml:space="preserve">LAAVHA's </w:delText>
        </w:r>
      </w:del>
      <w:ins w:id="2019" w:author="作者" w:date="2026-08-27T09:50:00Z">
        <w:r w:rsidRPr="009C74B6">
          <w:rPr>
            <w:rFonts w:hAnsi="宋体" w:cs="宋体"/>
          </w:rPr>
          <w:t xml:space="preserve">LAAVHA maintains a stable </w:t>
        </w:r>
      </w:ins>
      <w:r w:rsidRPr="009C74B6">
        <w:rPr>
          <w:rFonts w:hAnsi="宋体" w:cs="宋体"/>
        </w:rPr>
        <w:t xml:space="preserve">5G closeness </w:t>
      </w:r>
      <w:del w:id="2020" w:author="作者" w:date="2026-08-27T09:50:00Z">
        <w:r w:rsidR="005A14BF" w:rsidRPr="00FE5058">
          <w:rPr>
            <w:rFonts w:hAnsi="宋体" w:cs="宋体" w:hint="eastAsia"/>
          </w:rPr>
          <w:delText>remains high and stable throughout ($</w:delText>
        </w:r>
      </w:del>
      <w:ins w:id="2021" w:author="作者" w:date="2026-08-27T09:50:00Z">
        <w:r w:rsidRPr="009C74B6">
          <w:rPr>
            <w:rFonts w:hAnsi="宋体" w:cs="宋体"/>
          </w:rPr>
          <w:t>of $</w:t>
        </w:r>
      </w:ins>
      <w:r w:rsidRPr="009C74B6">
        <w:rPr>
          <w:rFonts w:hAnsi="宋体" w:cs="宋体"/>
        </w:rPr>
        <w:t>0.99</w:t>
      </w:r>
      <w:del w:id="2022" w:author="作者" w:date="2026-08-27T09:50:00Z">
        <w:r w:rsidR="005A14BF" w:rsidRPr="00FE5058">
          <w:rPr>
            <w:rFonts w:hAnsi="宋体" w:cs="宋体" w:hint="eastAsia"/>
          </w:rPr>
          <w:delText>\sim1</w:delText>
        </w:r>
      </w:del>
      <w:ins w:id="2023" w:author="作者" w:date="2026-08-27T09:50:00Z">
        <w:r w:rsidRPr="009C74B6">
          <w:rPr>
            <w:rFonts w:hAnsi="宋体" w:cs="宋体"/>
          </w:rPr>
          <w:t>-1</w:t>
        </w:r>
      </w:ins>
      <w:r w:rsidRPr="009C74B6">
        <w:rPr>
          <w:rFonts w:hAnsi="宋体" w:cs="宋体"/>
        </w:rPr>
        <w:t>.00</w:t>
      </w:r>
      <w:del w:id="2024" w:author="作者" w:date="2026-08-27T09:50:00Z">
        <w:r w:rsidR="005A14BF" w:rsidRPr="00FE5058">
          <w:rPr>
            <w:rFonts w:hAnsi="宋体" w:cs="宋体" w:hint="eastAsia"/>
          </w:rPr>
          <w:delText>$),</w:delText>
        </w:r>
      </w:del>
      <w:ins w:id="2025" w:author="作者" w:date="2026-08-27T09:50:00Z">
        <w:r w:rsidRPr="009C74B6">
          <w:rPr>
            <w:rFonts w:hAnsi="宋体" w:cs="宋体"/>
          </w:rPr>
          <w:t>$,</w:t>
        </w:r>
      </w:ins>
      <w:r w:rsidRPr="009C74B6">
        <w:rPr>
          <w:rFonts w:hAnsi="宋体" w:cs="宋体"/>
        </w:rPr>
        <w:t xml:space="preserve"> while LTE and </w:t>
      </w:r>
      <w:del w:id="2026" w:author="作者" w:date="2026-08-27T09:50:00Z">
        <w:r w:rsidR="005A14BF" w:rsidRPr="00FE5058">
          <w:rPr>
            <w:rFonts w:hAnsi="宋体" w:cs="宋体" w:hint="eastAsia"/>
          </w:rPr>
          <w:delText>WiFi scores are far</w:delText>
        </w:r>
      </w:del>
      <w:ins w:id="2027" w:author="作者" w:date="2026-08-27T09:50:00Z">
        <w:r w:rsidRPr="009C74B6">
          <w:rPr>
            <w:rFonts w:hAnsi="宋体" w:cs="宋体"/>
          </w:rPr>
          <w:t>Wi-Fi remain substantially</w:t>
        </w:r>
      </w:ins>
      <w:r w:rsidRPr="009C74B6">
        <w:rPr>
          <w:rFonts w:hAnsi="宋体" w:cs="宋体"/>
        </w:rPr>
        <w:t xml:space="preserve"> lower</w:t>
      </w:r>
      <w:del w:id="2028" w:author="作者" w:date="2026-08-27T09:50:00Z">
        <w:r w:rsidR="005A14BF" w:rsidRPr="00FE5058">
          <w:rPr>
            <w:rFonts w:hAnsi="宋体" w:cs="宋体" w:hint="eastAsia"/>
          </w:rPr>
          <w:delText>; with</w:delText>
        </w:r>
      </w:del>
      <w:ins w:id="2029" w:author="作者" w:date="2026-08-27T09:50:00Z">
        <w:r w:rsidRPr="009C74B6">
          <w:rPr>
            <w:rFonts w:hAnsi="宋体" w:cs="宋体"/>
          </w:rPr>
          <w:t>, resulting in no handover under</w:t>
        </w:r>
      </w:ins>
      <w:r w:rsidRPr="009C74B6">
        <w:rPr>
          <w:rFonts w:hAnsi="宋体" w:cs="宋体"/>
        </w:rPr>
        <w:t xml:space="preserve"> dual hysteresis ($\Delta_{\mathrm{th}}=0.05, T_h=3</w:t>
      </w:r>
      <w:del w:id="2030" w:author="作者" w:date="2026-08-27T09:50:00Z">
        <w:r w:rsidR="005A14BF" w:rsidRPr="00FE5058">
          <w:rPr>
            <w:rFonts w:hAnsi="宋体" w:cs="宋体" w:hint="eastAsia"/>
          </w:rPr>
          <w:delText>$), no handover occurs.</w:delText>
        </w:r>
      </w:del>
      <w:ins w:id="2031" w:author="作者" w:date="2026-08-27T09:50:00Z">
        <w:r w:rsidRPr="009C74B6">
          <w:rPr>
            <w:rFonts w:hAnsi="宋体" w:cs="宋体"/>
          </w:rPr>
          <w:t>$).</w:t>
        </w:r>
      </w:ins>
      <w:r w:rsidRPr="009C74B6">
        <w:rPr>
          <w:rFonts w:hAnsi="宋体" w:cs="宋体"/>
        </w:rPr>
        <w:t xml:space="preserve"> Although</w:t>
      </w:r>
      <w:del w:id="2032" w:author="作者" w:date="2026-08-27T09:50:00Z">
        <w:r w:rsidR="005A14BF" w:rsidRPr="00FE5058">
          <w:rPr>
            <w:rFonts w:hAnsi="宋体" w:cs="宋体" w:hint="eastAsia"/>
          </w:rPr>
          <w:delText xml:space="preserve"> the lower SINR panels show that</w:delText>
        </w:r>
      </w:del>
      <w:r w:rsidRPr="009C74B6">
        <w:rPr>
          <w:rFonts w:hAnsi="宋体" w:cs="宋体"/>
        </w:rPr>
        <w:t xml:space="preserve"> 5G does not always have the largest SINR, attention-</w:t>
      </w:r>
      <w:del w:id="2033" w:author="作者" w:date="2026-08-27T09:50:00Z">
        <w:r w:rsidR="005A14BF" w:rsidRPr="00FE5058">
          <w:rPr>
            <w:rFonts w:hAnsi="宋体" w:cs="宋体" w:hint="eastAsia"/>
          </w:rPr>
          <w:delText>generated</w:delText>
        </w:r>
      </w:del>
      <w:ins w:id="2034" w:author="作者" w:date="2026-08-27T09:50:00Z">
        <w:r w:rsidRPr="009C74B6">
          <w:rPr>
            <w:rFonts w:hAnsi="宋体" w:cs="宋体"/>
          </w:rPr>
          <w:t>based</w:t>
        </w:r>
      </w:ins>
      <w:r w:rsidRPr="009C74B6">
        <w:rPr>
          <w:rFonts w:hAnsi="宋体" w:cs="宋体"/>
        </w:rPr>
        <w:t xml:space="preserve"> dynamic weights </w:t>
      </w:r>
      <w:del w:id="2035" w:author="作者" w:date="2026-08-27T09:50:00Z">
        <w:r w:rsidR="005A14BF" w:rsidRPr="00FE5058">
          <w:rPr>
            <w:rFonts w:hAnsi="宋体" w:cs="宋体" w:hint="eastAsia"/>
          </w:rPr>
          <w:delText>integrate</w:delText>
        </w:r>
      </w:del>
      <w:ins w:id="2036" w:author="作者" w:date="2026-08-27T09:50:00Z">
        <w:r w:rsidRPr="009C74B6">
          <w:rPr>
            <w:rFonts w:hAnsi="宋体" w:cs="宋体"/>
          </w:rPr>
          <w:t>incorporate</w:t>
        </w:r>
      </w:ins>
      <w:r w:rsidRPr="009C74B6">
        <w:rPr>
          <w:rFonts w:hAnsi="宋体" w:cs="宋体"/>
        </w:rPr>
        <w:t xml:space="preserve"> delay, throughput, packet loss ratio, and other </w:t>
      </w:r>
      <w:del w:id="2037" w:author="作者" w:date="2026-08-27T09:50:00Z">
        <w:r w:rsidR="005A14BF" w:rsidRPr="00FE5058">
          <w:rPr>
            <w:rFonts w:hAnsi="宋体" w:cs="宋体" w:hint="eastAsia"/>
          </w:rPr>
          <w:delText>dimensi</w:delText>
        </w:r>
        <w:r w:rsidR="005A14BF" w:rsidRPr="00FE5058">
          <w:rPr>
            <w:rFonts w:hAnsi="宋体" w:cs="宋体" w:hint="eastAsia"/>
          </w:rPr>
          <w:delText>ons and still select 5G.</w:delText>
        </w:r>
      </w:del>
      <w:ins w:id="2038" w:author="作者" w:date="2026-08-27T09:50:00Z">
        <w:r w:rsidRPr="009C74B6">
          <w:rPr>
            <w:rFonts w:hAnsi="宋体" w:cs="宋体"/>
          </w:rPr>
          <w:t>attributes, maintaining its selection.</w:t>
        </w:r>
      </w:ins>
      <w:r w:rsidRPr="009C74B6">
        <w:rPr>
          <w:rFonts w:hAnsi="宋体" w:cs="宋体"/>
        </w:rPr>
        <w:t xml:space="preserve"> In contrast, TOPSIS-Q </w:t>
      </w:r>
      <w:del w:id="2039" w:author="作者" w:date="2026-08-27T09:50:00Z">
        <w:r w:rsidR="005A14BF" w:rsidRPr="00FE5058">
          <w:rPr>
            <w:rFonts w:hAnsi="宋体" w:cs="宋体" w:hint="eastAsia"/>
          </w:rPr>
          <w:delText>makes</w:delText>
        </w:r>
      </w:del>
      <w:ins w:id="2040" w:author="作者" w:date="2026-08-27T09:50:00Z">
        <w:r w:rsidRPr="009C74B6">
          <w:rPr>
            <w:rFonts w:hAnsi="宋体" w:cs="宋体"/>
          </w:rPr>
          <w:t>triggers</w:t>
        </w:r>
      </w:ins>
      <w:r w:rsidRPr="009C74B6">
        <w:rPr>
          <w:rFonts w:hAnsi="宋体" w:cs="宋体"/>
        </w:rPr>
        <w:t xml:space="preserve"> several handovers when 5G and </w:t>
      </w:r>
      <w:del w:id="2041" w:author="作者" w:date="2026-08-27T09:50:00Z">
        <w:r w:rsidR="005A14BF" w:rsidRPr="00FE5058">
          <w:rPr>
            <w:rFonts w:hAnsi="宋体" w:cs="宋体" w:hint="eastAsia"/>
          </w:rPr>
          <w:delText>WiFi</w:delText>
        </w:r>
      </w:del>
      <w:ins w:id="2042" w:author="作者" w:date="2026-08-27T09:50:00Z">
        <w:r w:rsidRPr="009C74B6">
          <w:rPr>
            <w:rFonts w:hAnsi="宋体" w:cs="宋体"/>
          </w:rPr>
          <w:t>Wi-Fi</w:t>
        </w:r>
      </w:ins>
      <w:r w:rsidRPr="009C74B6">
        <w:rPr>
          <w:rFonts w:hAnsi="宋体" w:cs="宋体"/>
        </w:rPr>
        <w:t xml:space="preserve"> closeness scores </w:t>
      </w:r>
      <w:del w:id="2043" w:author="作者" w:date="2026-08-27T09:50:00Z">
        <w:r w:rsidR="005A14BF" w:rsidRPr="00FE5058">
          <w:rPr>
            <w:rFonts w:hAnsi="宋体" w:cs="宋体" w:hint="eastAsia"/>
          </w:rPr>
          <w:delText>approach one another, and</w:delText>
        </w:r>
      </w:del>
      <w:ins w:id="2044" w:author="作者" w:date="2026-08-27T09:50:00Z">
        <w:r w:rsidRPr="009C74B6">
          <w:rPr>
            <w:rFonts w:hAnsi="宋体" w:cs="宋体"/>
          </w:rPr>
          <w:t>converge, while</w:t>
        </w:r>
      </w:ins>
      <w:r w:rsidRPr="009C74B6">
        <w:rPr>
          <w:rFonts w:hAnsi="宋体" w:cs="宋体"/>
        </w:rPr>
        <w:t xml:space="preserve"> Fuzzy-VHO </w:t>
      </w:r>
      <w:del w:id="2045" w:author="作者" w:date="2026-08-27T09:50:00Z">
        <w:r w:rsidR="005A14BF" w:rsidRPr="00FE5058">
          <w:rPr>
            <w:rFonts w:hAnsi="宋体" w:cs="宋体" w:hint="eastAsia"/>
          </w:rPr>
          <w:delText>makes several because its fuzzy rules are sensitive to SINR variation. The result directly shows the contribution</w:delText>
        </w:r>
      </w:del>
      <w:ins w:id="2046" w:author="作者" w:date="2026-08-27T09:50:00Z">
        <w:r w:rsidRPr="009C74B6">
          <w:rPr>
            <w:rFonts w:hAnsi="宋体" w:cs="宋体"/>
          </w:rPr>
          <w:t>responds to SINR fluctuations and also triggers multiple handovers. These results demonstrate the stabilizing effects</w:t>
        </w:r>
      </w:ins>
      <w:r w:rsidRPr="009C74B6">
        <w:rPr>
          <w:rFonts w:hAnsi="宋体" w:cs="宋体"/>
        </w:rPr>
        <w:t xml:space="preserve"> of temporal prediction and dynamic </w:t>
      </w:r>
      <w:del w:id="2047" w:author="作者" w:date="2026-08-27T09:50:00Z">
        <w:r w:rsidR="005A14BF" w:rsidRPr="00FE5058">
          <w:rPr>
            <w:rFonts w:hAnsi="宋体" w:cs="宋体" w:hint="eastAsia"/>
          </w:rPr>
          <w:delText>weights to decision stability</w:delText>
        </w:r>
      </w:del>
      <w:ins w:id="2048" w:author="作者" w:date="2026-08-27T09:50:00Z">
        <w:r w:rsidRPr="009C74B6">
          <w:rPr>
            <w:rFonts w:hAnsi="宋体" w:cs="宋体"/>
          </w:rPr>
          <w:t>weighting</w:t>
        </w:r>
      </w:ins>
      <w:r w:rsidRPr="009C74B6">
        <w:rPr>
          <w:rFonts w:hAnsi="宋体" w:cs="宋体"/>
        </w:rPr>
        <w:t>.</w:t>
      </w:r>
    </w:p>
    <w:p w14:paraId="70F514F8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532550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\begin{figure}[H]</w:t>
      </w:r>
    </w:p>
    <w:p w14:paraId="76F5770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41E39D2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\includegraphics[width=\textwidth]{fig_scoring_timeline_comparison.png}</w:t>
      </w:r>
    </w:p>
    <w:p w14:paraId="541002AF" w14:textId="5E443094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\caption{Candidate-network scores and SINR time series for LAAVHA</w:t>
      </w:r>
      <w:del w:id="2049" w:author="作者" w:date="2026-08-27T09:50:00Z">
        <w:r w:rsidR="005A14BF" w:rsidRPr="00FE5058">
          <w:rPr>
            <w:rFonts w:hAnsi="宋体" w:cs="宋体" w:hint="eastAsia"/>
          </w:rPr>
          <w:delText>/</w:delText>
        </w:r>
      </w:del>
      <w:ins w:id="2050" w:author="作者" w:date="2026-08-27T09:50:00Z">
        <w:r w:rsidRPr="009C74B6">
          <w:rPr>
            <w:rFonts w:hAnsi="宋体" w:cs="宋体"/>
          </w:rPr>
          <w:t xml:space="preserve">, </w:t>
        </w:r>
      </w:ins>
      <w:r w:rsidRPr="009C74B6">
        <w:rPr>
          <w:rFonts w:hAnsi="宋体" w:cs="宋体"/>
        </w:rPr>
        <w:t>TOPSIS-Q</w:t>
      </w:r>
      <w:del w:id="2051" w:author="作者" w:date="2026-08-27T09:50:00Z">
        <w:r w:rsidR="005A14BF" w:rsidRPr="00FE5058">
          <w:rPr>
            <w:rFonts w:hAnsi="宋体" w:cs="宋体" w:hint="eastAsia"/>
          </w:rPr>
          <w:delText>/</w:delText>
        </w:r>
      </w:del>
      <w:ins w:id="2052" w:author="作者" w:date="2026-08-27T09:50:00Z">
        <w:r w:rsidRPr="009C74B6">
          <w:rPr>
            <w:rFonts w:hAnsi="宋体" w:cs="宋体"/>
          </w:rPr>
          <w:t xml:space="preserve">, </w:t>
        </w:r>
      </w:ins>
      <w:r w:rsidRPr="009C74B6">
        <w:rPr>
          <w:rFonts w:hAnsi="宋体" w:cs="宋体"/>
        </w:rPr>
        <w:t xml:space="preserve">Fuzzy-VHO (seed=200; vertical lines </w:t>
      </w:r>
      <w:del w:id="2053" w:author="作者" w:date="2026-08-27T09:50:00Z">
        <w:r w:rsidR="005A14BF" w:rsidRPr="00FE5058">
          <w:rPr>
            <w:rFonts w:hAnsi="宋体" w:cs="宋体" w:hint="eastAsia"/>
          </w:rPr>
          <w:delText>denote</w:delText>
        </w:r>
      </w:del>
      <w:ins w:id="2054" w:author="作者" w:date="2026-08-27T09:50:00Z">
        <w:r w:rsidRPr="009C74B6">
          <w:rPr>
            <w:rFonts w:hAnsi="宋体" w:cs="宋体"/>
          </w:rPr>
          <w:t>indicate</w:t>
        </w:r>
      </w:ins>
      <w:r w:rsidRPr="009C74B6">
        <w:rPr>
          <w:rFonts w:hAnsi="宋体" w:cs="宋体"/>
        </w:rPr>
        <w:t xml:space="preserve"> handovers</w:t>
      </w:r>
      <w:del w:id="2055" w:author="作者" w:date="2026-08-27T09:50:00Z">
        <w:r w:rsidR="005A14BF" w:rsidRPr="00FE5058">
          <w:rPr>
            <w:rFonts w:hAnsi="宋体" w:cs="宋体" w:hint="eastAsia"/>
          </w:rPr>
          <w:delText>)}</w:delText>
        </w:r>
      </w:del>
      <w:ins w:id="2056" w:author="作者" w:date="2026-08-27T09:50:00Z">
        <w:r w:rsidRPr="009C74B6">
          <w:rPr>
            <w:rFonts w:hAnsi="宋体" w:cs="宋体"/>
          </w:rPr>
          <w:t>).}</w:t>
        </w:r>
      </w:ins>
    </w:p>
    <w:p w14:paraId="0543CB8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\label{fig:scoring}</w:t>
      </w:r>
    </w:p>
    <w:p w14:paraId="14E4506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15EDBFD6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5CE5399A" w14:textId="790889E2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2057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>{Ablation-</w:t>
      </w:r>
      <w:del w:id="2058" w:author="作者" w:date="2026-08-27T09:50:00Z">
        <w:r w:rsidR="005A14BF" w:rsidRPr="00FE5058">
          <w:rPr>
            <w:rFonts w:hAnsi="宋体" w:cs="宋体" w:hint="eastAsia"/>
          </w:rPr>
          <w:delText>study validation}</w:delText>
        </w:r>
      </w:del>
      <w:ins w:id="2059" w:author="作者" w:date="2026-08-27T09:50:00Z">
        <w:r w:rsidRPr="009C74B6">
          <w:rPr>
            <w:rFonts w:hAnsi="宋体" w:cs="宋体"/>
          </w:rPr>
          <w:t>Study Validation}}</w:t>
        </w:r>
      </w:ins>
    </w:p>
    <w:p w14:paraId="60DFA00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E0A6F79" w14:textId="5B474F71" w:rsidR="009C74B6" w:rsidRPr="009C74B6" w:rsidRDefault="005A14BF" w:rsidP="009C74B6">
      <w:pPr>
        <w:pStyle w:val="a3"/>
        <w:rPr>
          <w:rFonts w:hAnsi="宋体" w:cs="宋体"/>
        </w:rPr>
      </w:pPr>
      <w:del w:id="2060" w:author="作者" w:date="2026-08-27T09:50:00Z">
        <w:r w:rsidRPr="00FE5058">
          <w:rPr>
            <w:rFonts w:hAnsi="宋体" w:cs="宋体" w:hint="eastAsia"/>
          </w:rPr>
          <w:delText xml:space="preserve">To </w:delText>
        </w:r>
      </w:del>
      <w:ins w:id="2061" w:author="作者" w:date="2026-08-27T09:50:00Z">
        <w:r w:rsidR="009C74B6" w:rsidRPr="009C74B6">
          <w:rPr>
            <w:rFonts w:hAnsi="宋体" w:cs="宋体"/>
          </w:rPr>
          <w:t xml:space="preserve">Ablation experiments </w:t>
        </w:r>
      </w:ins>
      <w:r w:rsidR="009C74B6" w:rsidRPr="009C74B6">
        <w:rPr>
          <w:rFonts w:hAnsi="宋体" w:cs="宋体"/>
        </w:rPr>
        <w:t xml:space="preserve">quantify the contributions of LSTM prediction and attention-based dynamic </w:t>
      </w:r>
      <w:del w:id="2062" w:author="作者" w:date="2026-08-27T09:50:00Z">
        <w:r w:rsidRPr="00FE5058">
          <w:rPr>
            <w:rFonts w:hAnsi="宋体" w:cs="宋体" w:hint="eastAsia"/>
          </w:rPr>
          <w:delText>weights</w:delText>
        </w:r>
      </w:del>
      <w:ins w:id="2063" w:author="作者" w:date="2026-08-27T09:50:00Z">
        <w:r w:rsidR="009C74B6" w:rsidRPr="009C74B6">
          <w:rPr>
            <w:rFonts w:hAnsi="宋体" w:cs="宋体"/>
          </w:rPr>
          <w:t>weighting</w:t>
        </w:r>
      </w:ins>
      <w:r w:rsidR="009C74B6" w:rsidRPr="009C74B6">
        <w:rPr>
          <w:rFonts w:hAnsi="宋体" w:cs="宋体"/>
        </w:rPr>
        <w:t xml:space="preserve"> to LAAVHA</w:t>
      </w:r>
      <w:del w:id="2064" w:author="作者" w:date="2026-08-27T09:50:00Z">
        <w:r w:rsidRPr="00FE5058">
          <w:rPr>
            <w:rFonts w:hAnsi="宋体" w:cs="宋体" w:hint="eastAsia"/>
          </w:rPr>
          <w:delText xml:space="preserve"> decision quality, ablation experiments are des</w:delText>
        </w:r>
        <w:r w:rsidRPr="00FE5058">
          <w:rPr>
            <w:rFonts w:hAnsi="宋体" w:cs="宋体" w:hint="eastAsia"/>
          </w:rPr>
          <w:delText>igned.</w:delText>
        </w:r>
      </w:del>
      <w:ins w:id="2065" w:author="作者" w:date="2026-08-27T09:50:00Z">
        <w:r w:rsidR="009C74B6" w:rsidRPr="009C74B6">
          <w:rPr>
            <w:rFonts w:hAnsi="宋体" w:cs="宋体"/>
          </w:rPr>
          <w:t>.</w:t>
        </w:r>
      </w:ins>
      <w:r w:rsidR="009C74B6" w:rsidRPr="009C74B6">
        <w:rPr>
          <w:rFonts w:hAnsi="宋体" w:cs="宋体"/>
        </w:rPr>
        <w:t xml:space="preserve"> LAAVHA-L removes </w:t>
      </w:r>
      <w:del w:id="2066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r w:rsidR="009C74B6" w:rsidRPr="009C74B6">
        <w:rPr>
          <w:rFonts w:hAnsi="宋体" w:cs="宋体"/>
        </w:rPr>
        <w:t xml:space="preserve">LSTM prediction </w:t>
      </w:r>
      <w:del w:id="2067" w:author="作者" w:date="2026-08-27T09:50:00Z">
        <w:r w:rsidRPr="00FE5058">
          <w:rPr>
            <w:rFonts w:hAnsi="宋体" w:cs="宋体" w:hint="eastAsia"/>
          </w:rPr>
          <w:delText xml:space="preserve">branch, directly sets </w:delText>
        </w:r>
      </w:del>
      <w:ins w:id="2068" w:author="作者" w:date="2026-08-27T09:50:00Z">
        <w:r w:rsidR="009C74B6" w:rsidRPr="009C74B6">
          <w:rPr>
            <w:rFonts w:hAnsi="宋体" w:cs="宋体"/>
          </w:rPr>
          <w:t xml:space="preserve">by setting the </w:t>
        </w:r>
      </w:ins>
      <w:r w:rsidR="009C74B6" w:rsidRPr="009C74B6">
        <w:rPr>
          <w:rFonts w:hAnsi="宋体" w:cs="宋体"/>
        </w:rPr>
        <w:t xml:space="preserve">predicted state equal to </w:t>
      </w:r>
      <w:ins w:id="2069" w:author="作者" w:date="2026-08-27T09:50:00Z">
        <w:r w:rsidR="009C74B6" w:rsidRPr="009C74B6">
          <w:rPr>
            <w:rFonts w:hAnsi="宋体" w:cs="宋体"/>
          </w:rPr>
          <w:t xml:space="preserve">the </w:t>
        </w:r>
      </w:ins>
      <w:r w:rsidR="009C74B6" w:rsidRPr="009C74B6">
        <w:rPr>
          <w:rFonts w:hAnsi="宋体" w:cs="宋体"/>
        </w:rPr>
        <w:t>current state</w:t>
      </w:r>
      <w:del w:id="2070" w:author="作者" w:date="2026-08-27T09:50:00Z">
        <w:r w:rsidRPr="00FE5058">
          <w:rPr>
            <w:rFonts w:hAnsi="宋体" w:cs="宋体" w:hint="eastAsia"/>
          </w:rPr>
          <w:delText>, and retains</w:delText>
        </w:r>
      </w:del>
      <w:ins w:id="2071" w:author="作者" w:date="2026-08-27T09:50:00Z">
        <w:r w:rsidR="009C74B6" w:rsidRPr="009C74B6">
          <w:rPr>
            <w:rFonts w:hAnsi="宋体" w:cs="宋体"/>
          </w:rPr>
          <w:t xml:space="preserve"> while retaining</w:t>
        </w:r>
      </w:ins>
      <w:r w:rsidR="009C74B6" w:rsidRPr="009C74B6">
        <w:rPr>
          <w:rFonts w:hAnsi="宋体" w:cs="宋体"/>
        </w:rPr>
        <w:t xml:space="preserve"> attention</w:t>
      </w:r>
      <w:del w:id="2072" w:author="作者" w:date="2026-08-27T09:50:00Z">
        <w:r w:rsidRPr="00FE5058">
          <w:rPr>
            <w:rFonts w:hAnsi="宋体" w:cs="宋体" w:hint="eastAsia"/>
          </w:rPr>
          <w:delText>-weight generation</w:delText>
        </w:r>
      </w:del>
      <w:ins w:id="2073" w:author="作者" w:date="2026-08-27T09:50:00Z">
        <w:r w:rsidR="009C74B6" w:rsidRPr="009C74B6">
          <w:rPr>
            <w:rFonts w:hAnsi="宋体" w:cs="宋体"/>
          </w:rPr>
          <w:t xml:space="preserve"> weighting</w:t>
        </w:r>
      </w:ins>
      <w:r w:rsidR="009C74B6" w:rsidRPr="009C74B6">
        <w:rPr>
          <w:rFonts w:hAnsi="宋体" w:cs="宋体"/>
        </w:rPr>
        <w:t xml:space="preserve">, improved TOPSIS, and dual hysteresis, testing </w:t>
      </w:r>
      <w:del w:id="2074" w:author="作者" w:date="2026-08-27T09:50:00Z">
        <w:r w:rsidRPr="00FE5058">
          <w:rPr>
            <w:rFonts w:hAnsi="宋体" w:cs="宋体" w:hint="eastAsia"/>
          </w:rPr>
          <w:delText>short-term</w:delText>
        </w:r>
      </w:del>
      <w:ins w:id="2075" w:author="作者" w:date="2026-08-27T09:50:00Z">
        <w:r w:rsidR="009C74B6" w:rsidRPr="009C74B6">
          <w:rPr>
            <w:rFonts w:hAnsi="宋体" w:cs="宋体"/>
          </w:rPr>
          <w:t>temporal</w:t>
        </w:r>
      </w:ins>
      <w:r w:rsidR="009C74B6" w:rsidRPr="009C74B6">
        <w:rPr>
          <w:rFonts w:hAnsi="宋体" w:cs="宋体"/>
        </w:rPr>
        <w:t xml:space="preserve"> prediction. LAAVHA-A removes </w:t>
      </w:r>
      <w:del w:id="2076" w:author="作者" w:date="2026-08-27T09:50:00Z">
        <w:r w:rsidRPr="00FE5058">
          <w:rPr>
            <w:rFonts w:hAnsi="宋体" w:cs="宋体" w:hint="eastAsia"/>
          </w:rPr>
          <w:delText xml:space="preserve">the </w:delText>
        </w:r>
      </w:del>
      <w:r w:rsidR="009C74B6" w:rsidRPr="009C74B6">
        <w:rPr>
          <w:rFonts w:hAnsi="宋体" w:cs="宋体"/>
        </w:rPr>
        <w:t>attention</w:t>
      </w:r>
      <w:ins w:id="2077" w:author="作者" w:date="2026-08-27T09:50:00Z">
        <w:r w:rsidR="009C74B6" w:rsidRPr="009C74B6">
          <w:rPr>
            <w:rFonts w:hAnsi="宋体" w:cs="宋体"/>
          </w:rPr>
          <w:t>-based</w:t>
        </w:r>
      </w:ins>
      <w:r w:rsidR="009C74B6" w:rsidRPr="009C74B6">
        <w:rPr>
          <w:rFonts w:hAnsi="宋体" w:cs="宋体"/>
        </w:rPr>
        <w:t xml:space="preserve"> dynamic</w:t>
      </w:r>
      <w:del w:id="2078" w:author="作者" w:date="2026-08-27T09:50:00Z">
        <w:r w:rsidRPr="00FE5058">
          <w:rPr>
            <w:rFonts w:hAnsi="宋体" w:cs="宋体" w:hint="eastAsia"/>
          </w:rPr>
          <w:delText>-w</w:delText>
        </w:r>
        <w:r w:rsidRPr="00FE5058">
          <w:rPr>
            <w:rFonts w:hAnsi="宋体" w:cs="宋体" w:hint="eastAsia"/>
          </w:rPr>
          <w:delText>eight branch</w:delText>
        </w:r>
      </w:del>
      <w:ins w:id="2079" w:author="作者" w:date="2026-08-27T09:50:00Z">
        <w:r w:rsidR="009C74B6" w:rsidRPr="009C74B6">
          <w:rPr>
            <w:rFonts w:hAnsi="宋体" w:cs="宋体"/>
          </w:rPr>
          <w:t xml:space="preserve"> weighting</w:t>
        </w:r>
      </w:ins>
      <w:r w:rsidR="009C74B6" w:rsidRPr="009C74B6">
        <w:rPr>
          <w:rFonts w:hAnsi="宋体" w:cs="宋体"/>
        </w:rPr>
        <w:t xml:space="preserve">, retains LSTM prediction, improved TOPSIS, and dual hysteresis, and replaces attention </w:t>
      </w:r>
      <w:del w:id="2080" w:author="作者" w:date="2026-08-27T09:50:00Z">
        <w:r w:rsidRPr="00FE5058">
          <w:rPr>
            <w:rFonts w:hAnsi="宋体" w:cs="宋体" w:hint="eastAsia"/>
          </w:rPr>
          <w:delText xml:space="preserve">output </w:delText>
        </w:r>
      </w:del>
      <w:r w:rsidR="009C74B6" w:rsidRPr="009C74B6">
        <w:rPr>
          <w:rFonts w:hAnsi="宋体" w:cs="宋体"/>
        </w:rPr>
        <w:t xml:space="preserve">weights with entropy </w:t>
      </w:r>
      <w:r w:rsidR="009C74B6" w:rsidRPr="009C74B6">
        <w:rPr>
          <w:rFonts w:hAnsi="宋体" w:cs="宋体"/>
        </w:rPr>
        <w:lastRenderedPageBreak/>
        <w:t xml:space="preserve">weights, testing dynamic-weight learning. Both variants and </w:t>
      </w:r>
      <w:del w:id="2081" w:author="作者" w:date="2026-08-27T09:50:00Z">
        <w:r w:rsidRPr="00FE5058">
          <w:rPr>
            <w:rFonts w:hAnsi="宋体" w:cs="宋体" w:hint="eastAsia"/>
          </w:rPr>
          <w:delText>complete</w:delText>
        </w:r>
      </w:del>
      <w:ins w:id="2082" w:author="作者" w:date="2026-08-27T09:50:00Z">
        <w:r w:rsidR="009C74B6" w:rsidRPr="009C74B6">
          <w:rPr>
            <w:rFonts w:hAnsi="宋体" w:cs="宋体"/>
          </w:rPr>
          <w:t>full</w:t>
        </w:r>
      </w:ins>
      <w:r w:rsidR="009C74B6" w:rsidRPr="009C74B6">
        <w:rPr>
          <w:rFonts w:hAnsi="宋体" w:cs="宋体"/>
        </w:rPr>
        <w:t xml:space="preserve"> LAAVHA </w:t>
      </w:r>
      <w:del w:id="2083" w:author="作者" w:date="2026-08-27T09:50:00Z">
        <w:r w:rsidRPr="00FE5058">
          <w:rPr>
            <w:rFonts w:hAnsi="宋体" w:cs="宋体" w:hint="eastAsia"/>
          </w:rPr>
          <w:delText>run with</w:delText>
        </w:r>
      </w:del>
      <w:ins w:id="2084" w:author="作者" w:date="2026-08-27T09:50:00Z">
        <w:r w:rsidR="009C74B6" w:rsidRPr="009C74B6">
          <w:rPr>
            <w:rFonts w:hAnsi="宋体" w:cs="宋体"/>
          </w:rPr>
          <w:t>use</w:t>
        </w:r>
      </w:ins>
      <w:r w:rsidR="009C74B6" w:rsidRPr="009C74B6">
        <w:rPr>
          <w:rFonts w:hAnsi="宋体" w:cs="宋体"/>
        </w:rPr>
        <w:t xml:space="preserve"> the same 50 random seeds (200</w:t>
      </w:r>
      <w:del w:id="2085" w:author="作者" w:date="2026-08-27T09:50:00Z">
        <w:r w:rsidRPr="00FE5058">
          <w:rPr>
            <w:rFonts w:hAnsi="宋体" w:cs="宋体" w:hint="eastAsia"/>
          </w:rPr>
          <w:delText>$\sim$</w:delText>
        </w:r>
      </w:del>
      <w:ins w:id="2086" w:author="作者" w:date="2026-08-27T09:50:00Z">
        <w:r w:rsidR="009C74B6" w:rsidRPr="009C74B6">
          <w:rPr>
            <w:rFonts w:hAnsi="宋体" w:cs="宋体"/>
          </w:rPr>
          <w:t>$-$</w:t>
        </w:r>
      </w:ins>
      <w:r w:rsidR="009C74B6" w:rsidRPr="009C74B6">
        <w:rPr>
          <w:rFonts w:hAnsi="宋体" w:cs="宋体"/>
        </w:rPr>
        <w:t xml:space="preserve">249) and simulation parameters. </w:t>
      </w:r>
      <w:del w:id="2087" w:author="作者" w:date="2026-08-27T09:50:00Z">
        <w:r w:rsidRPr="00FE5058">
          <w:rPr>
            <w:rFonts w:hAnsi="宋体" w:cs="宋体" w:hint="eastAsia"/>
          </w:rPr>
          <w:delText>Fig.~\</w:delText>
        </w:r>
      </w:del>
      <w:ins w:id="2088" w:author="作者" w:date="2026-08-27T09:50:00Z">
        <w:r w:rsidR="009C74B6" w:rsidRPr="009C74B6">
          <w:rPr>
            <w:rFonts w:hAnsi="宋体" w:cs="宋体"/>
          </w:rPr>
          <w:t>Figure~\</w:t>
        </w:r>
      </w:ins>
      <w:r w:rsidR="009C74B6" w:rsidRPr="009C74B6">
        <w:rPr>
          <w:rFonts w:hAnsi="宋体" w:cs="宋体"/>
        </w:rPr>
        <w:t xml:space="preserve">ref{fig:ablation} </w:t>
      </w:r>
      <w:del w:id="2089" w:author="作者" w:date="2026-08-27T09:50:00Z">
        <w:r w:rsidRPr="00FE5058">
          <w:rPr>
            <w:rFonts w:hAnsi="宋体" w:cs="宋体" w:hint="eastAsia"/>
          </w:rPr>
          <w:delText>shows</w:delText>
        </w:r>
      </w:del>
      <w:ins w:id="2090" w:author="作者" w:date="2026-08-27T09:50:00Z">
        <w:r w:rsidR="009C74B6" w:rsidRPr="009C74B6">
          <w:rPr>
            <w:rFonts w:hAnsi="宋体" w:cs="宋体"/>
          </w:rPr>
          <w:t>presents</w:t>
        </w:r>
      </w:ins>
      <w:r w:rsidR="009C74B6" w:rsidRPr="009C74B6">
        <w:rPr>
          <w:rFonts w:hAnsi="宋体" w:cs="宋体"/>
        </w:rPr>
        <w:t xml:space="preserve"> handover counts </w:t>
      </w:r>
      <w:del w:id="2091" w:author="作者" w:date="2026-08-27T09:50:00Z">
        <w:r w:rsidRPr="00FE5058">
          <w:rPr>
            <w:rFonts w:hAnsi="宋体" w:cs="宋体" w:hint="eastAsia"/>
          </w:rPr>
          <w:delText xml:space="preserve">for the three schemes </w:delText>
        </w:r>
      </w:del>
      <w:r w:rsidR="009C74B6" w:rsidRPr="009C74B6">
        <w:rPr>
          <w:rFonts w:hAnsi="宋体" w:cs="宋体"/>
        </w:rPr>
        <w:t>with scatter-overlaid bars</w:t>
      </w:r>
      <w:del w:id="2092" w:author="作者" w:date="2026-08-27T09:50:00Z">
        <w:r w:rsidRPr="00FE5058">
          <w:rPr>
            <w:rFonts w:hAnsi="宋体" w:cs="宋体" w:hint="eastAsia"/>
          </w:rPr>
          <w:delText>:</w:delText>
        </w:r>
      </w:del>
      <w:ins w:id="2093" w:author="作者" w:date="2026-08-27T09:50:00Z">
        <w:r w:rsidR="009C74B6" w:rsidRPr="009C74B6">
          <w:rPr>
            <w:rFonts w:hAnsi="宋体" w:cs="宋体"/>
          </w:rPr>
          <w:t>, where</w:t>
        </w:r>
      </w:ins>
      <w:r w:rsidR="009C74B6" w:rsidRPr="009C74B6">
        <w:rPr>
          <w:rFonts w:hAnsi="宋体" w:cs="宋体"/>
        </w:rPr>
        <w:t xml:space="preserve"> each point </w:t>
      </w:r>
      <w:del w:id="2094" w:author="作者" w:date="2026-08-27T09:50:00Z">
        <w:r w:rsidRPr="00FE5058">
          <w:rPr>
            <w:rFonts w:hAnsi="宋体" w:cs="宋体" w:hint="eastAsia"/>
          </w:rPr>
          <w:delText>is</w:delText>
        </w:r>
      </w:del>
      <w:ins w:id="2095" w:author="作者" w:date="2026-08-27T09:50:00Z">
        <w:r w:rsidR="009C74B6" w:rsidRPr="009C74B6">
          <w:rPr>
            <w:rFonts w:hAnsi="宋体" w:cs="宋体"/>
          </w:rPr>
          <w:t>represents</w:t>
        </w:r>
      </w:ins>
      <w:r w:rsidR="009C74B6" w:rsidRPr="009C74B6">
        <w:rPr>
          <w:rFonts w:hAnsi="宋体" w:cs="宋体"/>
        </w:rPr>
        <w:t xml:space="preserve"> one </w:t>
      </w:r>
      <w:del w:id="2096" w:author="作者" w:date="2026-08-27T09:50:00Z">
        <w:r w:rsidRPr="00FE5058">
          <w:rPr>
            <w:rFonts w:hAnsi="宋体" w:cs="宋体" w:hint="eastAsia"/>
          </w:rPr>
          <w:delText xml:space="preserve">independent </w:delText>
        </w:r>
      </w:del>
      <w:r w:rsidR="009C74B6" w:rsidRPr="009C74B6">
        <w:rPr>
          <w:rFonts w:hAnsi="宋体" w:cs="宋体"/>
        </w:rPr>
        <w:t xml:space="preserve">run, bar height is the mean, and error bars </w:t>
      </w:r>
      <w:del w:id="2097" w:author="作者" w:date="2026-08-27T09:50:00Z">
        <w:r w:rsidRPr="00FE5058">
          <w:rPr>
            <w:rFonts w:hAnsi="宋体" w:cs="宋体" w:hint="eastAsia"/>
          </w:rPr>
          <w:delText xml:space="preserve">are </w:delText>
        </w:r>
      </w:del>
      <w:r w:rsidR="009C74B6" w:rsidRPr="009C74B6">
        <w:rPr>
          <w:rFonts w:hAnsi="宋体" w:cs="宋体"/>
        </w:rPr>
        <w:t xml:space="preserve">$\pm1$ </w:t>
      </w:r>
      <w:ins w:id="2098" w:author="作者" w:date="2026-08-27T09:50:00Z">
        <w:r w:rsidR="009C74B6" w:rsidRPr="009C74B6">
          <w:rPr>
            <w:rFonts w:hAnsi="宋体" w:cs="宋体"/>
          </w:rPr>
          <w:t xml:space="preserve">are the </w:t>
        </w:r>
      </w:ins>
      <w:r w:rsidR="009C74B6" w:rsidRPr="009C74B6">
        <w:rPr>
          <w:rFonts w:hAnsi="宋体" w:cs="宋体"/>
        </w:rPr>
        <w:t xml:space="preserve">standard deviation. </w:t>
      </w:r>
      <w:del w:id="2099" w:author="作者" w:date="2026-08-27T09:50:00Z">
        <w:r w:rsidRPr="00FE5058">
          <w:rPr>
            <w:rFonts w:hAnsi="宋体" w:cs="宋体" w:hint="eastAsia"/>
          </w:rPr>
          <w:delText xml:space="preserve">Complete </w:delText>
        </w:r>
      </w:del>
      <w:r w:rsidR="009C74B6" w:rsidRPr="009C74B6">
        <w:rPr>
          <w:rFonts w:hAnsi="宋体" w:cs="宋体"/>
        </w:rPr>
        <w:t xml:space="preserve">LAAVHA </w:t>
      </w:r>
      <w:del w:id="2100" w:author="作者" w:date="2026-08-27T09:50:00Z">
        <w:r w:rsidRPr="00FE5058">
          <w:rPr>
            <w:rFonts w:hAnsi="宋体" w:cs="宋体" w:hint="eastAsia"/>
          </w:rPr>
          <w:delText>has a mean of</w:delText>
        </w:r>
      </w:del>
      <w:ins w:id="2101" w:author="作者" w:date="2026-08-27T09:50:00Z">
        <w:r w:rsidR="009C74B6" w:rsidRPr="009C74B6">
          <w:rPr>
            <w:rFonts w:hAnsi="宋体" w:cs="宋体"/>
          </w:rPr>
          <w:t>achieves</w:t>
        </w:r>
      </w:ins>
      <w:r w:rsidR="009C74B6" w:rsidRPr="009C74B6">
        <w:rPr>
          <w:rFonts w:hAnsi="宋体" w:cs="宋体"/>
        </w:rPr>
        <w:t xml:space="preserve"> 0.24 (std=0.43), with 38 zero-handover and 12 one-handover runs, demonstrating stable cooperation between </w:t>
      </w:r>
      <w:del w:id="2102" w:author="作者" w:date="2026-08-27T09:50:00Z">
        <w:r w:rsidRPr="00FE5058">
          <w:rPr>
            <w:rFonts w:hAnsi="宋体" w:cs="宋体" w:hint="eastAsia"/>
          </w:rPr>
          <w:delText xml:space="preserve">LSTM </w:delText>
        </w:r>
      </w:del>
      <w:r w:rsidR="009C74B6" w:rsidRPr="009C74B6">
        <w:rPr>
          <w:rFonts w:hAnsi="宋体" w:cs="宋体"/>
        </w:rPr>
        <w:t xml:space="preserve">prediction and </w:t>
      </w:r>
      <w:del w:id="2103" w:author="作者" w:date="2026-08-27T09:50:00Z">
        <w:r w:rsidRPr="00FE5058">
          <w:rPr>
            <w:rFonts w:hAnsi="宋体" w:cs="宋体" w:hint="eastAsia"/>
          </w:rPr>
          <w:delText xml:space="preserve">attention-based </w:delText>
        </w:r>
      </w:del>
      <w:r w:rsidR="009C74B6" w:rsidRPr="009C74B6">
        <w:rPr>
          <w:rFonts w:hAnsi="宋体" w:cs="宋体"/>
        </w:rPr>
        <w:t xml:space="preserve">dynamic </w:t>
      </w:r>
      <w:del w:id="2104" w:author="作者" w:date="2026-08-27T09:50:00Z">
        <w:r w:rsidRPr="00FE5058">
          <w:rPr>
            <w:rFonts w:hAnsi="宋体" w:cs="宋体" w:hint="eastAsia"/>
          </w:rPr>
          <w:delText>weights</w:delText>
        </w:r>
      </w:del>
      <w:ins w:id="2105" w:author="作者" w:date="2026-08-27T09:50:00Z">
        <w:r w:rsidR="009C74B6" w:rsidRPr="009C74B6">
          <w:rPr>
            <w:rFonts w:hAnsi="宋体" w:cs="宋体"/>
          </w:rPr>
          <w:t>weighting</w:t>
        </w:r>
      </w:ins>
      <w:r w:rsidR="009C74B6" w:rsidRPr="009C74B6">
        <w:rPr>
          <w:rFonts w:hAnsi="宋体" w:cs="宋体"/>
        </w:rPr>
        <w:t xml:space="preserve">. LAAVHA-L </w:t>
      </w:r>
      <w:del w:id="2106" w:author="作者" w:date="2026-08-27T09:50:00Z">
        <w:r w:rsidRPr="00FE5058">
          <w:rPr>
            <w:rFonts w:hAnsi="宋体" w:cs="宋体" w:hint="eastAsia"/>
          </w:rPr>
          <w:delText>has mean</w:delText>
        </w:r>
      </w:del>
      <w:ins w:id="2107" w:author="作者" w:date="2026-08-27T09:50:00Z">
        <w:r w:rsidR="009C74B6" w:rsidRPr="009C74B6">
          <w:rPr>
            <w:rFonts w:hAnsi="宋体" w:cs="宋体"/>
          </w:rPr>
          <w:t>increases to</w:t>
        </w:r>
      </w:ins>
      <w:r w:rsidR="009C74B6" w:rsidRPr="009C74B6">
        <w:rPr>
          <w:rFonts w:hAnsi="宋体" w:cs="宋体"/>
        </w:rPr>
        <w:t xml:space="preserve"> 1.08 (std</w:t>
      </w:r>
      <w:del w:id="2108" w:author="作者" w:date="2026-08-27T09:50:00Z">
        <w:r w:rsidRPr="00FE5058">
          <w:rPr>
            <w:rFonts w:hAnsi="宋体" w:cs="宋体" w:hint="eastAsia"/>
          </w:rPr>
          <w:delText>=</w:delText>
        </w:r>
      </w:del>
      <w:ins w:id="2109" w:author="作者" w:date="2026-08-27T09:50:00Z">
        <w:r w:rsidR="009C74B6" w:rsidRPr="009C74B6">
          <w:rPr>
            <w:rFonts w:hAnsi="宋体" w:cs="宋体"/>
          </w:rPr>
          <w:t xml:space="preserve"> = </w:t>
        </w:r>
      </w:ins>
      <w:r w:rsidR="009C74B6" w:rsidRPr="009C74B6">
        <w:rPr>
          <w:rFonts w:hAnsi="宋体" w:cs="宋体"/>
        </w:rPr>
        <w:t>1.01</w:t>
      </w:r>
      <w:del w:id="2110" w:author="作者" w:date="2026-08-27T09:50:00Z">
        <w:r w:rsidRPr="00FE5058">
          <w:rPr>
            <w:rFonts w:hAnsi="宋体" w:cs="宋体" w:hint="eastAsia"/>
          </w:rPr>
          <w:delText>); without</w:delText>
        </w:r>
      </w:del>
      <w:ins w:id="2111" w:author="作者" w:date="2026-08-27T09:50:00Z">
        <w:r w:rsidR="009C74B6" w:rsidRPr="009C74B6">
          <w:rPr>
            <w:rFonts w:hAnsi="宋体" w:cs="宋体"/>
          </w:rPr>
          <w:t>), showing that removing</w:t>
        </w:r>
      </w:ins>
      <w:r w:rsidR="009C74B6" w:rsidRPr="009C74B6">
        <w:rPr>
          <w:rFonts w:hAnsi="宋体" w:cs="宋体"/>
        </w:rPr>
        <w:t xml:space="preserve"> temporal prediction</w:t>
      </w:r>
      <w:del w:id="2112" w:author="作者" w:date="2026-08-27T09:50:00Z">
        <w:r w:rsidRPr="00FE5058">
          <w:rPr>
            <w:rFonts w:hAnsi="宋体" w:cs="宋体" w:hint="eastAsia"/>
          </w:rPr>
          <w:delText>, it becomes a passive</w:delText>
        </w:r>
      </w:del>
      <w:ins w:id="2113" w:author="作者" w:date="2026-08-27T09:50:00Z">
        <w:r w:rsidR="009C74B6" w:rsidRPr="009C74B6">
          <w:rPr>
            <w:rFonts w:hAnsi="宋体" w:cs="宋体"/>
          </w:rPr>
          <w:t xml:space="preserve"> produces more</w:t>
        </w:r>
      </w:ins>
      <w:r w:rsidR="009C74B6" w:rsidRPr="009C74B6">
        <w:rPr>
          <w:rFonts w:hAnsi="宋体" w:cs="宋体"/>
        </w:rPr>
        <w:t xml:space="preserve"> reactive </w:t>
      </w:r>
      <w:del w:id="2114" w:author="作者" w:date="2026-08-27T09:50:00Z">
        <w:r w:rsidRPr="00FE5058">
          <w:rPr>
            <w:rFonts w:hAnsi="宋体" w:cs="宋体" w:hint="eastAsia"/>
          </w:rPr>
          <w:delText>deci</w:delText>
        </w:r>
        <w:r w:rsidRPr="00FE5058">
          <w:rPr>
            <w:rFonts w:hAnsi="宋体" w:cs="宋体" w:hint="eastAsia"/>
          </w:rPr>
          <w:delText>sion and shows both a substantially higher count and variance.</w:delText>
        </w:r>
      </w:del>
      <w:ins w:id="2115" w:author="作者" w:date="2026-08-27T09:50:00Z">
        <w:r w:rsidR="009C74B6" w:rsidRPr="009C74B6">
          <w:rPr>
            <w:rFonts w:hAnsi="宋体" w:cs="宋体"/>
          </w:rPr>
          <w:t>and variable decisions.</w:t>
        </w:r>
      </w:ins>
      <w:r w:rsidR="009C74B6" w:rsidRPr="009C74B6">
        <w:rPr>
          <w:rFonts w:hAnsi="宋体" w:cs="宋体"/>
        </w:rPr>
        <w:t xml:space="preserve"> LAAVHA-A </w:t>
      </w:r>
      <w:del w:id="2116" w:author="作者" w:date="2026-08-27T09:50:00Z">
        <w:r w:rsidRPr="00FE5058">
          <w:rPr>
            <w:rFonts w:hAnsi="宋体" w:cs="宋体" w:hint="eastAsia"/>
          </w:rPr>
          <w:delText>has mean</w:delText>
        </w:r>
      </w:del>
      <w:ins w:id="2117" w:author="作者" w:date="2026-08-27T09:50:00Z">
        <w:r w:rsidR="009C74B6" w:rsidRPr="009C74B6">
          <w:rPr>
            <w:rFonts w:hAnsi="宋体" w:cs="宋体"/>
          </w:rPr>
          <w:t>reaches</w:t>
        </w:r>
      </w:ins>
      <w:r w:rsidR="009C74B6" w:rsidRPr="009C74B6">
        <w:rPr>
          <w:rFonts w:hAnsi="宋体" w:cs="宋体"/>
        </w:rPr>
        <w:t xml:space="preserve"> 2.00 (std</w:t>
      </w:r>
      <w:del w:id="2118" w:author="作者" w:date="2026-08-27T09:50:00Z">
        <w:r w:rsidRPr="00FE5058">
          <w:rPr>
            <w:rFonts w:hAnsi="宋体" w:cs="宋体" w:hint="eastAsia"/>
          </w:rPr>
          <w:delText>=</w:delText>
        </w:r>
      </w:del>
      <w:ins w:id="2119" w:author="作者" w:date="2026-08-27T09:50:00Z">
        <w:r w:rsidR="009C74B6" w:rsidRPr="009C74B6">
          <w:rPr>
            <w:rFonts w:hAnsi="宋体" w:cs="宋体"/>
          </w:rPr>
          <w:t xml:space="preserve"> = </w:t>
        </w:r>
      </w:ins>
      <w:r w:rsidR="009C74B6" w:rsidRPr="009C74B6">
        <w:rPr>
          <w:rFonts w:hAnsi="宋体" w:cs="宋体"/>
        </w:rPr>
        <w:t xml:space="preserve">0.00), with two handovers in all 50 runs, </w:t>
      </w:r>
      <w:del w:id="2120" w:author="作者" w:date="2026-08-27T09:50:00Z">
        <w:r w:rsidRPr="00FE5058">
          <w:rPr>
            <w:rFonts w:hAnsi="宋体" w:cs="宋体" w:hint="eastAsia"/>
          </w:rPr>
          <w:delText>showing</w:delText>
        </w:r>
      </w:del>
      <w:ins w:id="2121" w:author="作者" w:date="2026-08-27T09:50:00Z">
        <w:r w:rsidR="009C74B6" w:rsidRPr="009C74B6">
          <w:rPr>
            <w:rFonts w:hAnsi="宋体" w:cs="宋体"/>
          </w:rPr>
          <w:t>indicating</w:t>
        </w:r>
      </w:ins>
      <w:r w:rsidR="009C74B6" w:rsidRPr="009C74B6">
        <w:rPr>
          <w:rFonts w:hAnsi="宋体" w:cs="宋体"/>
        </w:rPr>
        <w:t xml:space="preserve"> that entropy weighting </w:t>
      </w:r>
      <w:del w:id="2122" w:author="作者" w:date="2026-08-27T09:50:00Z">
        <w:r w:rsidRPr="00FE5058">
          <w:rPr>
            <w:rFonts w:hAnsi="宋体" w:cs="宋体" w:hint="eastAsia"/>
          </w:rPr>
          <w:delText xml:space="preserve">alone </w:delText>
        </w:r>
      </w:del>
      <w:r w:rsidR="009C74B6" w:rsidRPr="009C74B6">
        <w:rPr>
          <w:rFonts w:hAnsi="宋体" w:cs="宋体"/>
        </w:rPr>
        <w:t xml:space="preserve">cannot adapt </w:t>
      </w:r>
      <w:del w:id="2123" w:author="作者" w:date="2026-08-27T09:50:00Z">
        <w:r w:rsidRPr="00FE5058">
          <w:rPr>
            <w:rFonts w:hAnsi="宋体" w:cs="宋体" w:hint="eastAsia"/>
          </w:rPr>
          <w:delText xml:space="preserve">evaluation </w:delText>
        </w:r>
      </w:del>
      <w:r w:rsidR="009C74B6" w:rsidRPr="009C74B6">
        <w:rPr>
          <w:rFonts w:hAnsi="宋体" w:cs="宋体"/>
        </w:rPr>
        <w:t xml:space="preserve">criteria to </w:t>
      </w:r>
      <w:ins w:id="2124" w:author="作者" w:date="2026-08-27T09:50:00Z">
        <w:r w:rsidR="009C74B6" w:rsidRPr="009C74B6">
          <w:rPr>
            <w:rFonts w:hAnsi="宋体" w:cs="宋体"/>
          </w:rPr>
          <w:t xml:space="preserve">the </w:t>
        </w:r>
      </w:ins>
      <w:r w:rsidR="009C74B6" w:rsidRPr="009C74B6">
        <w:rPr>
          <w:rFonts w:hAnsi="宋体" w:cs="宋体"/>
        </w:rPr>
        <w:t xml:space="preserve">flight phase and </w:t>
      </w:r>
      <w:del w:id="2125" w:author="作者" w:date="2026-08-27T09:50:00Z">
        <w:r w:rsidRPr="00FE5058">
          <w:rPr>
            <w:rFonts w:hAnsi="宋体" w:cs="宋体" w:hint="eastAsia"/>
          </w:rPr>
          <w:delText>inevitably triggers</w:delText>
        </w:r>
      </w:del>
      <w:ins w:id="2126" w:author="作者" w:date="2026-08-27T09:50:00Z">
        <w:r w:rsidR="009C74B6" w:rsidRPr="009C74B6">
          <w:rPr>
            <w:rFonts w:hAnsi="宋体" w:cs="宋体"/>
          </w:rPr>
          <w:t>leads to</w:t>
        </w:r>
      </w:ins>
      <w:r w:rsidR="009C74B6" w:rsidRPr="009C74B6">
        <w:rPr>
          <w:rFonts w:hAnsi="宋体" w:cs="宋体"/>
        </w:rPr>
        <w:t xml:space="preserve"> ping-pong </w:t>
      </w:r>
      <w:del w:id="2127" w:author="作者" w:date="2026-08-27T09:50:00Z">
        <w:r w:rsidRPr="00FE5058">
          <w:rPr>
            <w:rFonts w:hAnsi="宋体" w:cs="宋体" w:hint="eastAsia"/>
          </w:rPr>
          <w:delText>han</w:delText>
        </w:r>
        <w:r w:rsidRPr="00FE5058">
          <w:rPr>
            <w:rFonts w:hAnsi="宋体" w:cs="宋体" w:hint="eastAsia"/>
          </w:rPr>
          <w:delText>dover at</w:delText>
        </w:r>
      </w:del>
      <w:ins w:id="2128" w:author="作者" w:date="2026-08-27T09:50:00Z">
        <w:r w:rsidR="009C74B6" w:rsidRPr="009C74B6">
          <w:rPr>
            <w:rFonts w:hAnsi="宋体" w:cs="宋体"/>
          </w:rPr>
          <w:t>handovers near</w:t>
        </w:r>
      </w:ins>
      <w:r w:rsidR="009C74B6" w:rsidRPr="009C74B6">
        <w:rPr>
          <w:rFonts w:hAnsi="宋体" w:cs="宋体"/>
        </w:rPr>
        <w:t xml:space="preserve"> the </w:t>
      </w:r>
      <w:del w:id="2129" w:author="作者" w:date="2026-08-27T09:50:00Z">
        <w:r w:rsidRPr="00FE5058">
          <w:rPr>
            <w:rFonts w:hAnsi="宋体" w:cs="宋体" w:hint="eastAsia"/>
          </w:rPr>
          <w:delText>WiFi</w:delText>
        </w:r>
      </w:del>
      <w:ins w:id="2130" w:author="作者" w:date="2026-08-27T09:50:00Z">
        <w:r w:rsidR="009C74B6" w:rsidRPr="009C74B6">
          <w:rPr>
            <w:rFonts w:hAnsi="宋体" w:cs="宋体"/>
          </w:rPr>
          <w:t>Wi-Fi</w:t>
        </w:r>
      </w:ins>
      <w:r w:rsidR="009C74B6" w:rsidRPr="009C74B6">
        <w:rPr>
          <w:rFonts w:hAnsi="宋体" w:cs="宋体"/>
        </w:rPr>
        <w:t xml:space="preserve"> coverage edge.</w:t>
      </w:r>
    </w:p>
    <w:p w14:paraId="716373BC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F5BDA0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\begin{figure}[H]</w:t>
      </w:r>
    </w:p>
    <w:p w14:paraId="51C7F33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7ECA796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\includegraphics[width=0.68\textwidth]{fig_laavha_handover_count.png}</w:t>
      </w:r>
    </w:p>
    <w:p w14:paraId="38A0E20D" w14:textId="2137748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\caption{Handover-count comparison in the LAAVHA ablation study (mean $\pm$ std, </w:t>
      </w:r>
      <w:ins w:id="2131" w:author="作者" w:date="2026-08-27T09:50:00Z">
        <w:r w:rsidRPr="009C74B6">
          <w:rPr>
            <w:rFonts w:hAnsi="宋体" w:cs="宋体"/>
          </w:rPr>
          <w:t>\textit{</w:t>
        </w:r>
      </w:ins>
      <w:r w:rsidRPr="009C74B6">
        <w:rPr>
          <w:rFonts w:hAnsi="宋体" w:cs="宋体"/>
        </w:rPr>
        <w:t>n</w:t>
      </w:r>
      <w:del w:id="2132" w:author="作者" w:date="2026-08-27T09:50:00Z">
        <w:r w:rsidR="005A14BF" w:rsidRPr="00FE5058">
          <w:rPr>
            <w:rFonts w:hAnsi="宋体" w:cs="宋体" w:hint="eastAsia"/>
          </w:rPr>
          <w:delText>=</w:delText>
        </w:r>
      </w:del>
      <w:ins w:id="2133" w:author="作者" w:date="2026-08-27T09:50:00Z">
        <w:r w:rsidRPr="009C74B6">
          <w:rPr>
            <w:rFonts w:hAnsi="宋体" w:cs="宋体"/>
          </w:rPr>
          <w:t>}=</w:t>
        </w:r>
      </w:ins>
      <w:r w:rsidRPr="009C74B6">
        <w:rPr>
          <w:rFonts w:hAnsi="宋体" w:cs="宋体"/>
        </w:rPr>
        <w:t>50</w:t>
      </w:r>
      <w:del w:id="2134" w:author="作者" w:date="2026-08-27T09:50:00Z">
        <w:r w:rsidR="005A14BF" w:rsidRPr="00FE5058">
          <w:rPr>
            <w:rFonts w:hAnsi="宋体" w:cs="宋体" w:hint="eastAsia"/>
          </w:rPr>
          <w:delText>)}</w:delText>
        </w:r>
      </w:del>
      <w:ins w:id="2135" w:author="作者" w:date="2026-08-27T09:50:00Z">
        <w:r w:rsidRPr="009C74B6">
          <w:rPr>
            <w:rFonts w:hAnsi="宋体" w:cs="宋体"/>
          </w:rPr>
          <w:t>).}</w:t>
        </w:r>
      </w:ins>
    </w:p>
    <w:p w14:paraId="0F0CE10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\label{fig:ablation}</w:t>
      </w:r>
    </w:p>
    <w:p w14:paraId="7C213D8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22434808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A2F0D7D" w14:textId="5A004A00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ablation results </w:t>
      </w:r>
      <w:del w:id="2136" w:author="作者" w:date="2026-08-27T09:50:00Z">
        <w:r w:rsidR="005A14BF" w:rsidRPr="00FE5058">
          <w:rPr>
            <w:rFonts w:hAnsi="宋体" w:cs="宋体" w:hint="eastAsia"/>
          </w:rPr>
          <w:delText>show a</w:delText>
        </w:r>
      </w:del>
      <w:ins w:id="2137" w:author="作者" w:date="2026-08-27T09:50:00Z">
        <w:r w:rsidRPr="009C74B6">
          <w:rPr>
            <w:rFonts w:hAnsi="宋体" w:cs="宋体"/>
          </w:rPr>
          <w:t>demonstrate</w:t>
        </w:r>
      </w:ins>
      <w:r w:rsidRPr="009C74B6">
        <w:rPr>
          <w:rFonts w:hAnsi="宋体" w:cs="宋体"/>
        </w:rPr>
        <w:t xml:space="preserve"> strong synergy between LSTM prediction and attention-based dynamic </w:t>
      </w:r>
      <w:del w:id="2138" w:author="作者" w:date="2026-08-27T09:50:00Z">
        <w:r w:rsidR="005A14BF" w:rsidRPr="00FE5058">
          <w:rPr>
            <w:rFonts w:hAnsi="宋体" w:cs="宋体" w:hint="eastAsia"/>
          </w:rPr>
          <w:delText>weights: retaining either</w:delText>
        </w:r>
      </w:del>
      <w:ins w:id="2139" w:author="作者" w:date="2026-08-27T09:50:00Z">
        <w:r w:rsidRPr="009C74B6">
          <w:rPr>
            <w:rFonts w:hAnsi="宋体" w:cs="宋体"/>
          </w:rPr>
          <w:t>weighting; neither</w:t>
        </w:r>
      </w:ins>
      <w:r w:rsidRPr="009C74B6">
        <w:rPr>
          <w:rFonts w:hAnsi="宋体" w:cs="宋体"/>
        </w:rPr>
        <w:t xml:space="preserve"> module alone </w:t>
      </w:r>
      <w:del w:id="2140" w:author="作者" w:date="2026-08-27T09:50:00Z">
        <w:r w:rsidR="005A14BF" w:rsidRPr="00FE5058">
          <w:rPr>
            <w:rFonts w:hAnsi="宋体" w:cs="宋体" w:hint="eastAsia"/>
          </w:rPr>
          <w:delText>cannot maintain a</w:delText>
        </w:r>
      </w:del>
      <w:ins w:id="2141" w:author="作者" w:date="2026-08-27T09:50:00Z">
        <w:r w:rsidRPr="009C74B6">
          <w:rPr>
            <w:rFonts w:hAnsi="宋体" w:cs="宋体"/>
          </w:rPr>
          <w:t>maintains</w:t>
        </w:r>
      </w:ins>
      <w:r w:rsidRPr="009C74B6">
        <w:rPr>
          <w:rFonts w:hAnsi="宋体" w:cs="宋体"/>
        </w:rPr>
        <w:t xml:space="preserve"> low handover </w:t>
      </w:r>
      <w:del w:id="2142" w:author="作者" w:date="2026-08-27T09:50:00Z">
        <w:r w:rsidR="005A14BF" w:rsidRPr="00FE5058">
          <w:rPr>
            <w:rFonts w:hAnsi="宋体" w:cs="宋体" w:hint="eastAsia"/>
          </w:rPr>
          <w:delText>level</w:delText>
        </w:r>
      </w:del>
      <w:ins w:id="2143" w:author="作者" w:date="2026-08-27T09:50:00Z">
        <w:r w:rsidRPr="009C74B6">
          <w:rPr>
            <w:rFonts w:hAnsi="宋体" w:cs="宋体"/>
          </w:rPr>
          <w:t>frequency</w:t>
        </w:r>
      </w:ins>
      <w:r w:rsidRPr="009C74B6">
        <w:rPr>
          <w:rFonts w:hAnsi="宋体" w:cs="宋体"/>
        </w:rPr>
        <w:t xml:space="preserve">. Removing </w:t>
      </w:r>
      <w:del w:id="2144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r w:rsidRPr="009C74B6">
        <w:rPr>
          <w:rFonts w:hAnsi="宋体" w:cs="宋体"/>
        </w:rPr>
        <w:t xml:space="preserve">attention </w:t>
      </w:r>
      <w:del w:id="2145" w:author="作者" w:date="2026-08-27T09:50:00Z">
        <w:r w:rsidR="005A14BF" w:rsidRPr="00FE5058">
          <w:rPr>
            <w:rFonts w:hAnsi="宋体" w:cs="宋体" w:hint="eastAsia"/>
          </w:rPr>
          <w:delText xml:space="preserve">module </w:delText>
        </w:r>
      </w:del>
      <w:r w:rsidRPr="009C74B6">
        <w:rPr>
          <w:rFonts w:hAnsi="宋体" w:cs="宋体"/>
        </w:rPr>
        <w:t xml:space="preserve">has the </w:t>
      </w:r>
      <w:del w:id="2146" w:author="作者" w:date="2026-08-27T09:50:00Z">
        <w:r w:rsidR="005A14BF" w:rsidRPr="00FE5058">
          <w:rPr>
            <w:rFonts w:hAnsi="宋体" w:cs="宋体" w:hint="eastAsia"/>
          </w:rPr>
          <w:delText>most severe</w:delText>
        </w:r>
      </w:del>
      <w:ins w:id="2147" w:author="作者" w:date="2026-08-27T09:50:00Z">
        <w:r w:rsidRPr="009C74B6">
          <w:rPr>
            <w:rFonts w:hAnsi="宋体" w:cs="宋体"/>
          </w:rPr>
          <w:t>largest</w:t>
        </w:r>
      </w:ins>
      <w:r w:rsidRPr="009C74B6">
        <w:rPr>
          <w:rFonts w:hAnsi="宋体" w:cs="宋体"/>
        </w:rPr>
        <w:t xml:space="preserve"> effect, increasing the mean from 0.24 to 2.00, an eightfold </w:t>
      </w:r>
      <w:del w:id="2148" w:author="作者" w:date="2026-08-27T09:50:00Z">
        <w:r w:rsidR="005A14BF" w:rsidRPr="00FE5058">
          <w:rPr>
            <w:rFonts w:hAnsi="宋体" w:cs="宋体" w:hint="eastAsia"/>
          </w:rPr>
          <w:delText xml:space="preserve">increase, in every one of the </w:delText>
        </w:r>
      </w:del>
      <w:ins w:id="2149" w:author="作者" w:date="2026-08-27T09:50:00Z">
        <w:r w:rsidRPr="009C74B6">
          <w:rPr>
            <w:rFonts w:hAnsi="宋体" w:cs="宋体"/>
          </w:rPr>
          <w:t xml:space="preserve">rise across all </w:t>
        </w:r>
      </w:ins>
      <w:r w:rsidRPr="009C74B6">
        <w:rPr>
          <w:rFonts w:hAnsi="宋体" w:cs="宋体"/>
        </w:rPr>
        <w:t>50 runs</w:t>
      </w:r>
      <w:del w:id="2150" w:author="作者" w:date="2026-08-27T09:50:00Z">
        <w:r w:rsidR="005A14BF" w:rsidRPr="00FE5058">
          <w:rPr>
            <w:rFonts w:hAnsi="宋体" w:cs="宋体" w:hint="eastAsia"/>
          </w:rPr>
          <w:delText>. This shows</w:delText>
        </w:r>
      </w:del>
      <w:ins w:id="2151" w:author="作者" w:date="2026-08-27T09:50:00Z">
        <w:r w:rsidRPr="009C74B6">
          <w:rPr>
            <w:rFonts w:hAnsi="宋体" w:cs="宋体"/>
          </w:rPr>
          <w:t>, showing</w:t>
        </w:r>
      </w:ins>
      <w:r w:rsidRPr="009C74B6">
        <w:rPr>
          <w:rFonts w:hAnsi="宋体" w:cs="宋体"/>
        </w:rPr>
        <w:t xml:space="preserve"> that </w:t>
      </w:r>
      <w:del w:id="2152" w:author="作者" w:date="2026-08-27T09:50:00Z">
        <w:r w:rsidR="005A14BF" w:rsidRPr="00FE5058">
          <w:rPr>
            <w:rFonts w:hAnsi="宋体" w:cs="宋体" w:hint="eastAsia"/>
          </w:rPr>
          <w:delText xml:space="preserve">weights generated from </w:delText>
        </w:r>
      </w:del>
      <w:r w:rsidRPr="009C74B6">
        <w:rPr>
          <w:rFonts w:hAnsi="宋体" w:cs="宋体"/>
        </w:rPr>
        <w:t>flight</w:t>
      </w:r>
      <w:del w:id="2153" w:author="作者" w:date="2026-08-27T09:50:00Z">
        <w:r w:rsidR="005A14BF" w:rsidRPr="00FE5058">
          <w:rPr>
            <w:rFonts w:hAnsi="宋体" w:cs="宋体" w:hint="eastAsia"/>
          </w:rPr>
          <w:delText xml:space="preserve"> state</w:delText>
        </w:r>
      </w:del>
      <w:ins w:id="2154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 and </w:t>
      </w:r>
      <w:del w:id="2155" w:author="作者" w:date="2026-08-27T09:50:00Z">
        <w:r w:rsidR="005A14BF" w:rsidRPr="00FE5058">
          <w:rPr>
            <w:rFonts w:hAnsi="宋体" w:cs="宋体" w:hint="eastAsia"/>
          </w:rPr>
          <w:delText>candidate-</w:delText>
        </w:r>
      </w:del>
      <w:r w:rsidRPr="009C74B6">
        <w:rPr>
          <w:rFonts w:hAnsi="宋体" w:cs="宋体"/>
        </w:rPr>
        <w:t>network</w:t>
      </w:r>
      <w:del w:id="2156" w:author="作者" w:date="2026-08-27T09:50:00Z">
        <w:r w:rsidR="005A14BF" w:rsidRPr="00FE5058">
          <w:rPr>
            <w:rFonts w:hAnsi="宋体" w:cs="宋体" w:hint="eastAsia"/>
          </w:rPr>
          <w:delText xml:space="preserve"> state distinguish network needs across flight phases</w:delText>
        </w:r>
      </w:del>
      <w:ins w:id="2157" w:author="作者" w:date="2026-08-27T09:50:00Z">
        <w:r w:rsidRPr="009C74B6">
          <w:rPr>
            <w:rFonts w:hAnsi="宋体" w:cs="宋体"/>
          </w:rPr>
          <w:t>-state-based weights adapt to phase-specific requirements</w:t>
        </w:r>
      </w:ins>
      <w:r w:rsidRPr="009C74B6">
        <w:rPr>
          <w:rFonts w:hAnsi="宋体" w:cs="宋体"/>
        </w:rPr>
        <w:t xml:space="preserve"> better than static statistical weights. Removing the LSTM </w:t>
      </w:r>
      <w:del w:id="2158" w:author="作者" w:date="2026-08-27T09:50:00Z">
        <w:r w:rsidR="005A14BF" w:rsidRPr="00FE5058">
          <w:rPr>
            <w:rFonts w:hAnsi="宋体" w:cs="宋体" w:hint="eastAsia"/>
          </w:rPr>
          <w:delText>module</w:delText>
        </w:r>
        <w:r w:rsidR="005A14BF" w:rsidRPr="00FE5058">
          <w:rPr>
            <w:rFonts w:hAnsi="宋体" w:cs="宋体" w:hint="eastAsia"/>
          </w:rPr>
          <w:delText xml:space="preserve"> raises</w:delText>
        </w:r>
      </w:del>
      <w:ins w:id="2159" w:author="作者" w:date="2026-08-27T09:50:00Z">
        <w:r w:rsidRPr="009C74B6">
          <w:rPr>
            <w:rFonts w:hAnsi="宋体" w:cs="宋体"/>
          </w:rPr>
          <w:t>increases</w:t>
        </w:r>
      </w:ins>
      <w:r w:rsidRPr="009C74B6">
        <w:rPr>
          <w:rFonts w:hAnsi="宋体" w:cs="宋体"/>
        </w:rPr>
        <w:t xml:space="preserve"> the </w:t>
      </w:r>
      <w:del w:id="2160" w:author="作者" w:date="2026-08-27T09:50:00Z">
        <w:r w:rsidR="005A14BF" w:rsidRPr="00FE5058">
          <w:rPr>
            <w:rFonts w:hAnsi="宋体" w:cs="宋体" w:hint="eastAsia"/>
          </w:rPr>
          <w:delText>count</w:delText>
        </w:r>
      </w:del>
      <w:ins w:id="2161" w:author="作者" w:date="2026-08-27T09:50:00Z">
        <w:r w:rsidRPr="009C74B6">
          <w:rPr>
            <w:rFonts w:hAnsi="宋体" w:cs="宋体"/>
          </w:rPr>
          <w:t>mean</w:t>
        </w:r>
      </w:ins>
      <w:r w:rsidRPr="009C74B6">
        <w:rPr>
          <w:rFonts w:hAnsi="宋体" w:cs="宋体"/>
        </w:rPr>
        <w:t xml:space="preserve"> to 1.08 with higher variance (std</w:t>
      </w:r>
      <w:del w:id="2162" w:author="作者" w:date="2026-08-27T09:50:00Z">
        <w:r w:rsidR="005A14BF" w:rsidRPr="00FE5058">
          <w:rPr>
            <w:rFonts w:hAnsi="宋体" w:cs="宋体" w:hint="eastAsia"/>
          </w:rPr>
          <w:delText>=</w:delText>
        </w:r>
      </w:del>
      <w:ins w:id="2163" w:author="作者" w:date="2026-08-27T09:50:00Z">
        <w:r w:rsidRPr="009C74B6">
          <w:rPr>
            <w:rFonts w:hAnsi="宋体" w:cs="宋体"/>
          </w:rPr>
          <w:t xml:space="preserve"> = </w:t>
        </w:r>
      </w:ins>
      <w:r w:rsidRPr="009C74B6">
        <w:rPr>
          <w:rFonts w:hAnsi="宋体" w:cs="宋体"/>
        </w:rPr>
        <w:t xml:space="preserve">1.01), confirming </w:t>
      </w:r>
      <w:del w:id="2164" w:author="作者" w:date="2026-08-27T09:50:00Z">
        <w:r w:rsidR="005A14BF" w:rsidRPr="00FE5058">
          <w:rPr>
            <w:rFonts w:hAnsi="宋体" w:cs="宋体" w:hint="eastAsia"/>
          </w:rPr>
          <w:delText xml:space="preserve">that </w:delText>
        </w:r>
      </w:del>
      <w:ins w:id="2165" w:author="作者" w:date="2026-08-27T09:50:00Z">
        <w:r w:rsidRPr="009C74B6">
          <w:rPr>
            <w:rFonts w:hAnsi="宋体" w:cs="宋体"/>
          </w:rPr>
          <w:t xml:space="preserve">the importance of </w:t>
        </w:r>
      </w:ins>
      <w:r w:rsidRPr="009C74B6">
        <w:rPr>
          <w:rFonts w:hAnsi="宋体" w:cs="宋体"/>
        </w:rPr>
        <w:t xml:space="preserve">temporal prediction </w:t>
      </w:r>
      <w:del w:id="2166" w:author="作者" w:date="2026-08-27T09:50:00Z">
        <w:r w:rsidR="005A14BF" w:rsidRPr="00FE5058">
          <w:rPr>
            <w:rFonts w:hAnsi="宋体" w:cs="宋体" w:hint="eastAsia"/>
          </w:rPr>
          <w:delText xml:space="preserve">is also essential to decision </w:delText>
        </w:r>
      </w:del>
      <w:ins w:id="2167" w:author="作者" w:date="2026-08-27T09:50:00Z">
        <w:r w:rsidRPr="009C74B6">
          <w:rPr>
            <w:rFonts w:hAnsi="宋体" w:cs="宋体"/>
          </w:rPr>
          <w:t xml:space="preserve">for </w:t>
        </w:r>
      </w:ins>
      <w:r w:rsidRPr="009C74B6">
        <w:rPr>
          <w:rFonts w:hAnsi="宋体" w:cs="宋体"/>
        </w:rPr>
        <w:t xml:space="preserve">stability. Together, </w:t>
      </w:r>
      <w:del w:id="2168" w:author="作者" w:date="2026-08-27T09:50:00Z">
        <w:r w:rsidR="005A14BF" w:rsidRPr="00FE5058">
          <w:rPr>
            <w:rFonts w:hAnsi="宋体" w:cs="宋体" w:hint="eastAsia"/>
          </w:rPr>
          <w:delText>the two ablations</w:delText>
        </w:r>
      </w:del>
      <w:ins w:id="2169" w:author="作者" w:date="2026-08-27T09:50:00Z">
        <w:r w:rsidRPr="009C74B6">
          <w:rPr>
            <w:rFonts w:hAnsi="宋体" w:cs="宋体"/>
          </w:rPr>
          <w:t>these results</w:t>
        </w:r>
      </w:ins>
      <w:r w:rsidRPr="009C74B6">
        <w:rPr>
          <w:rFonts w:hAnsi="宋体" w:cs="宋体"/>
        </w:rPr>
        <w:t xml:space="preserve"> validate the LAAVHA architecture.</w:t>
      </w:r>
    </w:p>
    <w:p w14:paraId="4A2518D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0C363B22" w14:textId="6E34B56A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\subsection</w:t>
      </w:r>
      <w:ins w:id="2170" w:author="作者" w:date="2026-08-27T09:50:00Z">
        <w:r w:rsidRPr="009C74B6">
          <w:rPr>
            <w:rFonts w:hAnsi="宋体" w:cs="宋体"/>
          </w:rPr>
          <w:t>{\textit</w:t>
        </w:r>
      </w:ins>
      <w:r w:rsidRPr="009C74B6">
        <w:rPr>
          <w:rFonts w:hAnsi="宋体" w:cs="宋体"/>
        </w:rPr>
        <w:t>{Remote-</w:t>
      </w:r>
      <w:del w:id="2171" w:author="作者" w:date="2026-08-27T09:50:00Z">
        <w:r w:rsidR="005A14BF" w:rsidRPr="00FE5058">
          <w:rPr>
            <w:rFonts w:hAnsi="宋体" w:cs="宋体" w:hint="eastAsia"/>
          </w:rPr>
          <w:delText>sensing scenario adaptation</w:delText>
        </w:r>
      </w:del>
      <w:ins w:id="2172" w:author="作者" w:date="2026-08-27T09:50:00Z">
        <w:r w:rsidRPr="009C74B6">
          <w:rPr>
            <w:rFonts w:hAnsi="宋体" w:cs="宋体"/>
          </w:rPr>
          <w:t>Sensing Scenario Adaptation</w:t>
        </w:r>
      </w:ins>
      <w:r w:rsidRPr="009C74B6">
        <w:rPr>
          <w:rFonts w:hAnsi="宋体" w:cs="宋体"/>
        </w:rPr>
        <w:t xml:space="preserve"> and </w:t>
      </w:r>
      <w:del w:id="2173" w:author="作者" w:date="2026-08-27T09:50:00Z">
        <w:r w:rsidR="005A14BF" w:rsidRPr="00FE5058">
          <w:rPr>
            <w:rFonts w:hAnsi="宋体" w:cs="宋体" w:hint="eastAsia"/>
          </w:rPr>
          <w:delText>enhanc</w:delText>
        </w:r>
        <w:r w:rsidR="005A14BF" w:rsidRPr="00FE5058">
          <w:rPr>
            <w:rFonts w:hAnsi="宋体" w:cs="宋体" w:hint="eastAsia"/>
          </w:rPr>
          <w:delText>ement validation}</w:delText>
        </w:r>
      </w:del>
      <w:ins w:id="2174" w:author="作者" w:date="2026-08-27T09:50:00Z">
        <w:r w:rsidRPr="009C74B6">
          <w:rPr>
            <w:rFonts w:hAnsi="宋体" w:cs="宋体"/>
          </w:rPr>
          <w:t>Enhancement Validation}}</w:t>
        </w:r>
      </w:ins>
    </w:p>
    <w:p w14:paraId="17875115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D3E6247" w14:textId="7C69986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To </w:t>
      </w:r>
      <w:del w:id="2175" w:author="作者" w:date="2026-08-27T09:50:00Z">
        <w:r w:rsidR="005A14BF" w:rsidRPr="00FE5058">
          <w:rPr>
            <w:rFonts w:hAnsi="宋体" w:cs="宋体" w:hint="eastAsia"/>
          </w:rPr>
          <w:delText>validate</w:delText>
        </w:r>
      </w:del>
      <w:ins w:id="2176" w:author="作者" w:date="2026-08-27T09:50:00Z">
        <w:r w:rsidRPr="009C74B6">
          <w:rPr>
            <w:rFonts w:hAnsi="宋体" w:cs="宋体"/>
          </w:rPr>
          <w:t>evaluate</w:t>
        </w:r>
      </w:ins>
      <w:r w:rsidRPr="009C74B6">
        <w:rPr>
          <w:rFonts w:hAnsi="宋体" w:cs="宋体"/>
        </w:rPr>
        <w:t xml:space="preserve"> ALERA </w:t>
      </w:r>
      <w:del w:id="2177" w:author="作者" w:date="2026-08-27T09:50:00Z">
        <w:r w:rsidR="005A14BF" w:rsidRPr="00FE5058">
          <w:rPr>
            <w:rFonts w:hAnsi="宋体" w:cs="宋体" w:hint="eastAsia"/>
          </w:rPr>
          <w:delText xml:space="preserve">adaptation to </w:delText>
        </w:r>
      </w:del>
      <w:ins w:id="2178" w:author="作者" w:date="2026-08-27T09:50:00Z">
        <w:r w:rsidRPr="009C74B6">
          <w:rPr>
            <w:rFonts w:hAnsi="宋体" w:cs="宋体"/>
          </w:rPr>
          <w:t xml:space="preserve">under </w:t>
        </w:r>
      </w:ins>
      <w:r w:rsidRPr="009C74B6">
        <w:rPr>
          <w:rFonts w:hAnsi="宋体" w:cs="宋体"/>
        </w:rPr>
        <w:t xml:space="preserve">rapid coverage-boundary </w:t>
      </w:r>
      <w:del w:id="2179" w:author="作者" w:date="2026-08-27T09:50:00Z">
        <w:r w:rsidR="005A14BF" w:rsidRPr="00FE5058">
          <w:rPr>
            <w:rFonts w:hAnsi="宋体" w:cs="宋体" w:hint="eastAsia"/>
          </w:rPr>
          <w:delText>crossing</w:delText>
        </w:r>
      </w:del>
      <w:ins w:id="2180" w:author="作者" w:date="2026-08-27T09:50:00Z">
        <w:r w:rsidRPr="009C74B6">
          <w:rPr>
            <w:rFonts w:hAnsi="宋体" w:cs="宋体"/>
          </w:rPr>
          <w:t>crossings</w:t>
        </w:r>
      </w:ins>
      <w:r w:rsidRPr="009C74B6">
        <w:rPr>
          <w:rFonts w:hAnsi="宋体" w:cs="宋体"/>
        </w:rPr>
        <w:t xml:space="preserve"> and abrupt channel changes</w:t>
      </w:r>
      <w:del w:id="2181" w:author="作者" w:date="2026-08-27T09:50:00Z">
        <w:r w:rsidR="005A14BF" w:rsidRPr="00FE5058">
          <w:rPr>
            <w:rFonts w:hAnsi="宋体" w:cs="宋体" w:hint="eastAsia"/>
          </w:rPr>
          <w:delText xml:space="preserve"> in remote-sensing missions</w:delText>
        </w:r>
      </w:del>
      <w:r w:rsidRPr="009C74B6">
        <w:rPr>
          <w:rFonts w:hAnsi="宋体" w:cs="宋体"/>
        </w:rPr>
        <w:t xml:space="preserve">, a competitive scenario is constructed </w:t>
      </w:r>
      <w:del w:id="2182" w:author="作者" w:date="2026-08-27T09:50:00Z">
        <w:r w:rsidR="005A14BF" w:rsidRPr="00FE5058">
          <w:rPr>
            <w:rFonts w:hAnsi="宋体" w:cs="宋体" w:hint="eastAsia"/>
          </w:rPr>
          <w:delText>in which the closeness of</w:delText>
        </w:r>
      </w:del>
      <w:ins w:id="2183" w:author="作者" w:date="2026-08-27T09:50:00Z">
        <w:r w:rsidRPr="009C74B6">
          <w:rPr>
            <w:rFonts w:hAnsi="宋体" w:cs="宋体"/>
          </w:rPr>
          <w:t>with</w:t>
        </w:r>
      </w:ins>
      <w:r w:rsidRPr="009C74B6">
        <w:rPr>
          <w:rFonts w:hAnsi="宋体" w:cs="宋体"/>
        </w:rPr>
        <w:t xml:space="preserve"> network A, analogous to 5G, and network B, analogous to </w:t>
      </w:r>
      <w:del w:id="2184" w:author="作者" w:date="2026-08-27T09:50:00Z">
        <w:r w:rsidR="005A14BF" w:rsidRPr="00FE5058">
          <w:rPr>
            <w:rFonts w:hAnsi="宋体" w:cs="宋体" w:hint="eastAsia"/>
          </w:rPr>
          <w:delText xml:space="preserve">WiFi, compete </w:delText>
        </w:r>
      </w:del>
      <w:ins w:id="2185" w:author="作者" w:date="2026-08-27T09:50:00Z">
        <w:r w:rsidRPr="009C74B6">
          <w:rPr>
            <w:rFonts w:hAnsi="宋体" w:cs="宋体"/>
          </w:rPr>
          <w:t xml:space="preserve">Wi-Fi, having closeness scores </w:t>
        </w:r>
      </w:ins>
      <w:r w:rsidRPr="009C74B6">
        <w:rPr>
          <w:rFonts w:hAnsi="宋体" w:cs="宋体"/>
        </w:rPr>
        <w:t>near 0.50</w:t>
      </w:r>
      <w:del w:id="2186" w:author="作者" w:date="2026-08-27T09:50:00Z">
        <w:r w:rsidR="005A14BF" w:rsidRPr="00FE5058">
          <w:rPr>
            <w:rFonts w:hAnsi="宋体" w:cs="宋体" w:hint="eastAsia"/>
          </w:rPr>
          <w:delText>, with the initial</w:delText>
        </w:r>
      </w:del>
      <w:ins w:id="2187" w:author="作者" w:date="2026-08-27T09:50:00Z">
        <w:r w:rsidRPr="009C74B6">
          <w:rPr>
            <w:rFonts w:hAnsi="宋体" w:cs="宋体"/>
          </w:rPr>
          <w:t>; A is initially</w:t>
        </w:r>
      </w:ins>
      <w:r w:rsidRPr="009C74B6">
        <w:rPr>
          <w:rFonts w:hAnsi="宋体" w:cs="宋体"/>
        </w:rPr>
        <w:t xml:space="preserve"> serving</w:t>
      </w:r>
      <w:del w:id="2188" w:author="作者" w:date="2026-08-27T09:50:00Z">
        <w:r w:rsidR="005A14BF" w:rsidRPr="00FE5058">
          <w:rPr>
            <w:rFonts w:hAnsi="宋体" w:cs="宋体" w:hint="eastAsia"/>
          </w:rPr>
          <w:delText xml:space="preserve"> network set to A. It abstracts two common situations during continuous </w:delText>
        </w:r>
      </w:del>
      <w:ins w:id="2189" w:author="作者" w:date="2026-08-27T09:50:00Z">
        <w:r w:rsidRPr="009C74B6">
          <w:rPr>
            <w:rFonts w:hAnsi="宋体" w:cs="宋体"/>
          </w:rPr>
          <w:t xml:space="preserve">. The scenario represents two </w:t>
        </w:r>
      </w:ins>
      <w:r w:rsidRPr="009C74B6">
        <w:rPr>
          <w:rFonts w:hAnsi="宋体" w:cs="宋体"/>
        </w:rPr>
        <w:t>remote-sensing image return</w:t>
      </w:r>
      <w:del w:id="2190" w:author="作者" w:date="2026-08-27T09:50:00Z">
        <w:r w:rsidR="005A14BF" w:rsidRPr="00FE5058">
          <w:rPr>
            <w:rFonts w:hAnsi="宋体" w:cs="宋体" w:hint="eastAsia"/>
          </w:rPr>
          <w:delText>:</w:delText>
        </w:r>
      </w:del>
      <w:ins w:id="2191" w:author="作者" w:date="2026-08-27T09:50:00Z">
        <w:r w:rsidRPr="009C74B6">
          <w:rPr>
            <w:rFonts w:hAnsi="宋体" w:cs="宋体"/>
          </w:rPr>
          <w:t xml:space="preserve"> conditions: timely</w:t>
        </w:r>
      </w:ins>
      <w:r w:rsidRPr="009C74B6">
        <w:rPr>
          <w:rFonts w:hAnsi="宋体" w:cs="宋体"/>
        </w:rPr>
        <w:t xml:space="preserve"> migration </w:t>
      </w:r>
      <w:del w:id="2192" w:author="作者" w:date="2026-08-27T09:50:00Z">
        <w:r w:rsidR="005A14BF" w:rsidRPr="00FE5058">
          <w:rPr>
            <w:rFonts w:hAnsi="宋体" w:cs="宋体" w:hint="eastAsia"/>
          </w:rPr>
          <w:delText xml:space="preserve">must occur promptly </w:delText>
        </w:r>
      </w:del>
      <w:r w:rsidRPr="009C74B6">
        <w:rPr>
          <w:rFonts w:hAnsi="宋体" w:cs="宋体"/>
        </w:rPr>
        <w:t xml:space="preserve">under </w:t>
      </w:r>
      <w:del w:id="2193" w:author="作者" w:date="2026-08-27T09:50:00Z">
        <w:r w:rsidR="005A14BF" w:rsidRPr="00FE5058">
          <w:rPr>
            <w:rFonts w:hAnsi="宋体" w:cs="宋体" w:hint="eastAsia"/>
          </w:rPr>
          <w:delText>persistent coverage</w:delText>
        </w:r>
      </w:del>
      <w:ins w:id="2194" w:author="作者" w:date="2026-08-27T09:50:00Z">
        <w:r w:rsidRPr="009C74B6">
          <w:rPr>
            <w:rFonts w:hAnsi="宋体" w:cs="宋体"/>
          </w:rPr>
          <w:t>sustained</w:t>
        </w:r>
      </w:ins>
      <w:r w:rsidRPr="009C74B6">
        <w:rPr>
          <w:rFonts w:hAnsi="宋体" w:cs="宋体"/>
        </w:rPr>
        <w:t xml:space="preserve"> degradation</w:t>
      </w:r>
      <w:del w:id="2195" w:author="作者" w:date="2026-08-27T09:50:00Z">
        <w:r w:rsidR="005A14BF" w:rsidRPr="00FE5058">
          <w:rPr>
            <w:rFonts w:hAnsi="宋体" w:cs="宋体" w:hint="eastAsia"/>
          </w:rPr>
          <w:delText xml:space="preserve">, but unnecessary </w:delText>
        </w:r>
      </w:del>
      <w:ins w:id="2196" w:author="作者" w:date="2026-08-27T09:50:00Z">
        <w:r w:rsidRPr="009C74B6">
          <w:rPr>
            <w:rFonts w:hAnsi="宋体" w:cs="宋体"/>
          </w:rPr>
          <w:t xml:space="preserve"> and </w:t>
        </w:r>
      </w:ins>
      <w:r w:rsidRPr="009C74B6">
        <w:rPr>
          <w:rFonts w:hAnsi="宋体" w:cs="宋体"/>
        </w:rPr>
        <w:t xml:space="preserve">handover </w:t>
      </w:r>
      <w:del w:id="2197" w:author="作者" w:date="2026-08-27T09:50:00Z">
        <w:r w:rsidR="005A14BF" w:rsidRPr="00FE5058">
          <w:rPr>
            <w:rFonts w:hAnsi="宋体" w:cs="宋体" w:hint="eastAsia"/>
          </w:rPr>
          <w:delText>must be a</w:delText>
        </w:r>
        <w:r w:rsidR="005A14BF" w:rsidRPr="00FE5058">
          <w:rPr>
            <w:rFonts w:hAnsi="宋体" w:cs="宋体" w:hint="eastAsia"/>
          </w:rPr>
          <w:delText>voided</w:delText>
        </w:r>
      </w:del>
      <w:ins w:id="2198" w:author="作者" w:date="2026-08-27T09:50:00Z">
        <w:r w:rsidRPr="009C74B6">
          <w:rPr>
            <w:rFonts w:hAnsi="宋体" w:cs="宋体"/>
          </w:rPr>
          <w:t>suppression</w:t>
        </w:r>
      </w:ins>
      <w:r w:rsidRPr="009C74B6">
        <w:rPr>
          <w:rFonts w:hAnsi="宋体" w:cs="宋体"/>
        </w:rPr>
        <w:t xml:space="preserve"> under transient </w:t>
      </w:r>
      <w:del w:id="2199" w:author="作者" w:date="2026-08-27T09:50:00Z">
        <w:r w:rsidR="005A14BF" w:rsidRPr="00FE5058">
          <w:rPr>
            <w:rFonts w:hAnsi="宋体" w:cs="宋体" w:hint="eastAsia"/>
          </w:rPr>
          <w:delText>variation caused by</w:delText>
        </w:r>
      </w:del>
      <w:ins w:id="2200" w:author="作者" w:date="2026-08-27T09:50:00Z">
        <w:r w:rsidRPr="009C74B6">
          <w:rPr>
            <w:rFonts w:hAnsi="宋体" w:cs="宋体"/>
          </w:rPr>
          <w:t>disturbances from</w:t>
        </w:r>
      </w:ins>
      <w:r w:rsidRPr="009C74B6">
        <w:rPr>
          <w:rFonts w:hAnsi="宋体" w:cs="宋体"/>
        </w:rPr>
        <w:t xml:space="preserve"> short obstructions or multipath </w:t>
      </w:r>
      <w:del w:id="2201" w:author="作者" w:date="2026-08-27T09:50:00Z">
        <w:r w:rsidR="005A14BF" w:rsidRPr="00FE5058">
          <w:rPr>
            <w:rFonts w:hAnsi="宋体" w:cs="宋体" w:hint="eastAsia"/>
          </w:rPr>
          <w:delText>disturbance. Fig.~\</w:delText>
        </w:r>
      </w:del>
      <w:ins w:id="2202" w:author="作者" w:date="2026-08-27T09:50:00Z">
        <w:r w:rsidRPr="009C74B6">
          <w:rPr>
            <w:rFonts w:hAnsi="宋体" w:cs="宋体"/>
          </w:rPr>
          <w:t>effects. Figure~\</w:t>
        </w:r>
      </w:ins>
      <w:r w:rsidRPr="009C74B6">
        <w:rPr>
          <w:rFonts w:hAnsi="宋体" w:cs="宋体"/>
        </w:rPr>
        <w:t xml:space="preserve">ref{fig:enhanced} </w:t>
      </w:r>
      <w:del w:id="2203" w:author="作者" w:date="2026-08-27T09:50:00Z">
        <w:r w:rsidR="005A14BF" w:rsidRPr="00FE5058">
          <w:rPr>
            <w:rFonts w:hAnsi="宋体" w:cs="宋体" w:hint="eastAsia"/>
          </w:rPr>
          <w:delText>contains</w:delText>
        </w:r>
      </w:del>
      <w:ins w:id="2204" w:author="作者" w:date="2026-08-27T09:50:00Z">
        <w:r w:rsidRPr="009C74B6">
          <w:rPr>
            <w:rFonts w:hAnsi="宋体" w:cs="宋体"/>
          </w:rPr>
          <w:t>shares the time axis across</w:t>
        </w:r>
      </w:ins>
      <w:r w:rsidRPr="009C74B6">
        <w:rPr>
          <w:rFonts w:hAnsi="宋体" w:cs="宋体"/>
        </w:rPr>
        <w:t xml:space="preserve"> four panels</w:t>
      </w:r>
      <w:del w:id="2205" w:author="作者" w:date="2026-08-27T09:50:00Z">
        <w:r w:rsidR="005A14BF" w:rsidRPr="00FE5058">
          <w:rPr>
            <w:rFonts w:hAnsi="宋体" w:cs="宋体" w:hint="eastAsia"/>
          </w:rPr>
          <w:delText xml:space="preserve"> sharing the bottom time axis, so </w:delText>
        </w:r>
      </w:del>
      <w:ins w:id="2206" w:author="作者" w:date="2026-08-27T09:50:00Z">
        <w:r w:rsidRPr="009C74B6">
          <w:rPr>
            <w:rFonts w:hAnsi="宋体" w:cs="宋体"/>
          </w:rPr>
          <w:t xml:space="preserve">, with </w:t>
        </w:r>
      </w:ins>
      <w:r w:rsidRPr="009C74B6">
        <w:rPr>
          <w:rFonts w:hAnsi="宋体" w:cs="宋体"/>
        </w:rPr>
        <w:t>$t=5</w:t>
      </w:r>
      <w:del w:id="2207" w:author="作者" w:date="2026-08-27T09:50:00Z">
        <w:r w:rsidR="005A14BF" w:rsidRPr="00FE5058">
          <w:rPr>
            <w:rFonts w:hAnsi="宋体" w:cs="宋体" w:hint="eastAsia"/>
          </w:rPr>
          <w:delText>\sim8</w:delText>
        </w:r>
      </w:del>
      <w:ins w:id="2208" w:author="作者" w:date="2026-08-27T09:50:00Z">
        <w:r w:rsidRPr="009C74B6">
          <w:rPr>
            <w:rFonts w:hAnsi="宋体" w:cs="宋体"/>
          </w:rPr>
          <w:t>-8</w:t>
        </w:r>
      </w:ins>
      <w:r w:rsidRPr="009C74B6">
        <w:rPr>
          <w:rFonts w:hAnsi="宋体" w:cs="宋体"/>
        </w:rPr>
        <w:t>~\mathrm{s}$ and $t=12</w:t>
      </w:r>
      <w:del w:id="2209" w:author="作者" w:date="2026-08-27T09:50:00Z">
        <w:r w:rsidR="005A14BF" w:rsidRPr="00FE5058">
          <w:rPr>
            <w:rFonts w:hAnsi="宋体" w:cs="宋体" w:hint="eastAsia"/>
          </w:rPr>
          <w:delText>\sim15</w:delText>
        </w:r>
      </w:del>
      <w:ins w:id="2210" w:author="作者" w:date="2026-08-27T09:50:00Z">
        <w:r w:rsidRPr="009C74B6">
          <w:rPr>
            <w:rFonts w:hAnsi="宋体" w:cs="宋体"/>
          </w:rPr>
          <w:t>-15</w:t>
        </w:r>
      </w:ins>
      <w:r w:rsidRPr="009C74B6">
        <w:rPr>
          <w:rFonts w:hAnsi="宋体" w:cs="宋体"/>
        </w:rPr>
        <w:t xml:space="preserve">~\mathrm{s}$ </w:t>
      </w:r>
      <w:del w:id="2211" w:author="作者" w:date="2026-08-27T09:50:00Z">
        <w:r w:rsidR="005A14BF" w:rsidRPr="00FE5058">
          <w:rPr>
            <w:rFonts w:hAnsi="宋体" w:cs="宋体" w:hint="eastAsia"/>
          </w:rPr>
          <w:delText>refer to</w:delText>
        </w:r>
      </w:del>
      <w:ins w:id="2212" w:author="作者" w:date="2026-08-27T09:50:00Z">
        <w:r w:rsidRPr="009C74B6">
          <w:rPr>
            <w:rFonts w:hAnsi="宋体" w:cs="宋体"/>
          </w:rPr>
          <w:t>denoting</w:t>
        </w:r>
      </w:ins>
      <w:r w:rsidRPr="009C74B6">
        <w:rPr>
          <w:rFonts w:hAnsi="宋体" w:cs="宋体"/>
        </w:rPr>
        <w:t xml:space="preserve"> the same </w:t>
      </w:r>
      <w:del w:id="2213" w:author="作者" w:date="2026-08-27T09:50:00Z">
        <w:r w:rsidR="005A14BF" w:rsidRPr="00FE5058">
          <w:rPr>
            <w:rFonts w:hAnsi="宋体" w:cs="宋体" w:hint="eastAsia"/>
          </w:rPr>
          <w:delText xml:space="preserve">simulation </w:delText>
        </w:r>
      </w:del>
      <w:r w:rsidRPr="009C74B6">
        <w:rPr>
          <w:rFonts w:hAnsi="宋体" w:cs="宋体"/>
        </w:rPr>
        <w:t xml:space="preserve">intervals in panels a--d. Light-blue Zone 1 </w:t>
      </w:r>
      <w:del w:id="2214" w:author="作者" w:date="2026-08-27T09:50:00Z">
        <w:r w:rsidR="005A14BF" w:rsidRPr="00FE5058">
          <w:rPr>
            <w:rFonts w:hAnsi="宋体" w:cs="宋体" w:hint="eastAsia"/>
          </w:rPr>
          <w:lastRenderedPageBreak/>
          <w:delText>is a</w:delText>
        </w:r>
      </w:del>
      <w:ins w:id="2215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sustained </w:t>
      </w:r>
      <w:del w:id="2216" w:author="作者" w:date="2026-08-27T09:50:00Z">
        <w:r w:rsidR="005A14BF" w:rsidRPr="00FE5058">
          <w:rPr>
            <w:rFonts w:hAnsi="宋体" w:cs="宋体" w:hint="eastAsia"/>
          </w:rPr>
          <w:delText>link-</w:delText>
        </w:r>
      </w:del>
      <w:r w:rsidRPr="009C74B6">
        <w:rPr>
          <w:rFonts w:hAnsi="宋体" w:cs="宋体"/>
        </w:rPr>
        <w:t>degradation</w:t>
      </w:r>
      <w:del w:id="2217" w:author="作者" w:date="2026-08-27T09:50:00Z">
        <w:r w:rsidR="005A14BF" w:rsidRPr="00FE5058">
          <w:rPr>
            <w:rFonts w:hAnsi="宋体" w:cs="宋体" w:hint="eastAsia"/>
          </w:rPr>
          <w:delText xml:space="preserve"> interval in which network</w:delText>
        </w:r>
      </w:del>
      <w:ins w:id="2218" w:author="作者" w:date="2026-08-27T09:50:00Z">
        <w:r w:rsidRPr="009C74B6">
          <w:rPr>
            <w:rFonts w:hAnsi="宋体" w:cs="宋体"/>
          </w:rPr>
          <w:t>, where</w:t>
        </w:r>
      </w:ins>
      <w:r w:rsidRPr="009C74B6">
        <w:rPr>
          <w:rFonts w:hAnsi="宋体" w:cs="宋体"/>
        </w:rPr>
        <w:t xml:space="preserve"> A </w:t>
      </w:r>
      <w:del w:id="2219" w:author="作者" w:date="2026-08-27T09:50:00Z">
        <w:r w:rsidR="005A14BF" w:rsidRPr="00FE5058">
          <w:rPr>
            <w:rFonts w:hAnsi="宋体" w:cs="宋体" w:hint="eastAsia"/>
          </w:rPr>
          <w:delText xml:space="preserve">quality continues to decline and network </w:delText>
        </w:r>
      </w:del>
      <w:ins w:id="2220" w:author="作者" w:date="2026-08-27T09:50:00Z">
        <w:r w:rsidRPr="009C74B6">
          <w:rPr>
            <w:rFonts w:hAnsi="宋体" w:cs="宋体"/>
          </w:rPr>
          <w:t xml:space="preserve">declines and </w:t>
        </w:r>
      </w:ins>
      <w:r w:rsidRPr="009C74B6">
        <w:rPr>
          <w:rFonts w:hAnsi="宋体" w:cs="宋体"/>
        </w:rPr>
        <w:t xml:space="preserve">B improves, </w:t>
      </w:r>
      <w:del w:id="2221" w:author="作者" w:date="2026-08-27T09:50:00Z">
        <w:r w:rsidR="005A14BF" w:rsidRPr="00FE5058">
          <w:rPr>
            <w:rFonts w:hAnsi="宋体" w:cs="宋体" w:hint="eastAsia"/>
          </w:rPr>
          <w:delText>so</w:delText>
        </w:r>
      </w:del>
      <w:ins w:id="2222" w:author="作者" w:date="2026-08-27T09:50:00Z">
        <w:r w:rsidRPr="009C74B6">
          <w:rPr>
            <w:rFonts w:hAnsi="宋体" w:cs="宋体"/>
          </w:rPr>
          <w:t>requiring a correct</w:t>
        </w:r>
      </w:ins>
      <w:r w:rsidRPr="009C74B6">
        <w:rPr>
          <w:rFonts w:hAnsi="宋体" w:cs="宋体"/>
        </w:rPr>
        <w:t xml:space="preserve"> A-to-B </w:t>
      </w:r>
      <w:del w:id="2223" w:author="作者" w:date="2026-08-27T09:50:00Z">
        <w:r w:rsidR="005A14BF" w:rsidRPr="00FE5058">
          <w:rPr>
            <w:rFonts w:hAnsi="宋体" w:cs="宋体" w:hint="eastAsia"/>
          </w:rPr>
          <w:delText>is necessary and correct.</w:delText>
        </w:r>
      </w:del>
      <w:ins w:id="2224" w:author="作者" w:date="2026-08-27T09:50:00Z">
        <w:r w:rsidRPr="009C74B6">
          <w:rPr>
            <w:rFonts w:hAnsi="宋体" w:cs="宋体"/>
          </w:rPr>
          <w:t>handover.</w:t>
        </w:r>
      </w:ins>
      <w:r w:rsidRPr="009C74B6">
        <w:rPr>
          <w:rFonts w:hAnsi="宋体" w:cs="宋体"/>
        </w:rPr>
        <w:t xml:space="preserve"> Light-red Zone 2 </w:t>
      </w:r>
      <w:del w:id="2225" w:author="作者" w:date="2026-08-27T09:50:00Z">
        <w:r w:rsidR="005A14BF" w:rsidRPr="00FE5058">
          <w:rPr>
            <w:rFonts w:hAnsi="宋体" w:cs="宋体" w:hint="eastAsia"/>
          </w:rPr>
          <w:delText>is a</w:delText>
        </w:r>
      </w:del>
      <w:ins w:id="2226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transient</w:t>
      </w:r>
      <w:del w:id="2227" w:author="作者" w:date="2026-08-27T09:50:00Z">
        <w:r w:rsidR="005A14BF" w:rsidRPr="00FE5058">
          <w:rPr>
            <w:rFonts w:hAnsi="宋体" w:cs="宋体" w:hint="eastAsia"/>
          </w:rPr>
          <w:delText>-fluctuation interval in which</w:delText>
        </w:r>
      </w:del>
      <w:ins w:id="2228" w:author="作者" w:date="2026-08-27T09:50:00Z">
        <w:r w:rsidRPr="009C74B6">
          <w:rPr>
            <w:rFonts w:hAnsi="宋体" w:cs="宋体"/>
          </w:rPr>
          <w:t xml:space="preserve"> fluctuations, where</w:t>
        </w:r>
      </w:ins>
      <w:r w:rsidRPr="009C74B6">
        <w:rPr>
          <w:rFonts w:hAnsi="宋体" w:cs="宋体"/>
        </w:rPr>
        <w:t xml:space="preserve"> sinusoidal variation and Gaussian noise are injected into </w:t>
      </w:r>
      <w:del w:id="2229" w:author="作者" w:date="2026-08-27T09:50:00Z">
        <w:r w:rsidR="005A14BF" w:rsidRPr="00FE5058">
          <w:rPr>
            <w:rFonts w:hAnsi="宋体" w:cs="宋体" w:hint="eastAsia"/>
          </w:rPr>
          <w:delText>network B. Its</w:delText>
        </w:r>
      </w:del>
      <w:ins w:id="2230" w:author="作者" w:date="2026-08-27T09:50:00Z">
        <w:r w:rsidRPr="009C74B6">
          <w:rPr>
            <w:rFonts w:hAnsi="宋体" w:cs="宋体"/>
          </w:rPr>
          <w:t>B;</w:t>
        </w:r>
      </w:ins>
      <w:r w:rsidRPr="009C74B6">
        <w:rPr>
          <w:rFonts w:hAnsi="宋体" w:cs="宋体"/>
        </w:rPr>
        <w:t xml:space="preserve"> short peaks </w:t>
      </w:r>
      <w:del w:id="2231" w:author="作者" w:date="2026-08-27T09:50:00Z">
        <w:r w:rsidR="005A14BF" w:rsidRPr="00FE5058">
          <w:rPr>
            <w:rFonts w:hAnsi="宋体" w:cs="宋体" w:hint="eastAsia"/>
          </w:rPr>
          <w:delText xml:space="preserve">do not form a stable </w:delText>
        </w:r>
      </w:del>
      <w:ins w:id="2232" w:author="作者" w:date="2026-08-27T09:50:00Z">
        <w:r w:rsidRPr="009C74B6">
          <w:rPr>
            <w:rFonts w:hAnsi="宋体" w:cs="宋体"/>
          </w:rPr>
          <w:t xml:space="preserve">provide no sustained </w:t>
        </w:r>
      </w:ins>
      <w:r w:rsidRPr="009C74B6">
        <w:rPr>
          <w:rFonts w:hAnsi="宋体" w:cs="宋体"/>
        </w:rPr>
        <w:t xml:space="preserve">mean advantage and should not trigger </w:t>
      </w:r>
      <w:del w:id="2233" w:author="作者" w:date="2026-08-27T09:50:00Z">
        <w:r w:rsidR="005A14BF" w:rsidRPr="00FE5058">
          <w:rPr>
            <w:rFonts w:hAnsi="宋体" w:cs="宋体" w:hint="eastAsia"/>
          </w:rPr>
          <w:delText xml:space="preserve">a </w:delText>
        </w:r>
      </w:del>
      <w:r w:rsidRPr="009C74B6">
        <w:rPr>
          <w:rFonts w:hAnsi="宋体" w:cs="宋体"/>
        </w:rPr>
        <w:t>handover.</w:t>
      </w:r>
    </w:p>
    <w:p w14:paraId="1D4D1AD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20C0DF7" w14:textId="615F10CA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Panel </w:t>
      </w:r>
      <w:ins w:id="2234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a</w:t>
      </w:r>
      <w:ins w:id="2235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of </w:t>
      </w:r>
      <w:del w:id="2236" w:author="作者" w:date="2026-08-27T09:50:00Z">
        <w:r w:rsidR="005A14BF" w:rsidRPr="00FE5058">
          <w:rPr>
            <w:rFonts w:hAnsi="宋体" w:cs="宋体" w:hint="eastAsia"/>
          </w:rPr>
          <w:delText>Fig.~\</w:delText>
        </w:r>
      </w:del>
      <w:ins w:id="2237" w:author="作者" w:date="2026-08-27T09:50:00Z">
        <w:r w:rsidRPr="009C74B6">
          <w:rPr>
            <w:rFonts w:hAnsi="宋体" w:cs="宋体"/>
          </w:rPr>
          <w:t>Figure~\</w:t>
        </w:r>
      </w:ins>
      <w:r w:rsidRPr="009C74B6">
        <w:rPr>
          <w:rFonts w:hAnsi="宋体" w:cs="宋体"/>
        </w:rPr>
        <w:t xml:space="preserve">ref{fig:enhanced} shows raw closeness curves. The vertical axis </w:t>
      </w:r>
      <w:del w:id="2238" w:author="作者" w:date="2026-08-27T09:50:00Z">
        <w:r w:rsidR="005A14BF" w:rsidRPr="00FE5058">
          <w:rPr>
            <w:rFonts w:hAnsi="宋体" w:cs="宋体" w:hint="eastAsia"/>
          </w:rPr>
          <w:delText>is</w:delText>
        </w:r>
      </w:del>
      <w:ins w:id="2239" w:author="作者" w:date="2026-08-27T09:50:00Z">
        <w:r w:rsidRPr="009C74B6">
          <w:rPr>
            <w:rFonts w:hAnsi="宋体" w:cs="宋体"/>
          </w:rPr>
          <w:t>represents</w:t>
        </w:r>
      </w:ins>
      <w:r w:rsidRPr="009C74B6">
        <w:rPr>
          <w:rFonts w:hAnsi="宋体" w:cs="宋体"/>
        </w:rPr>
        <w:t xml:space="preserve"> the candidate's integrated score before risk penalization, with </w:t>
      </w:r>
      <w:del w:id="2240" w:author="作者" w:date="2026-08-27T09:50:00Z">
        <w:r w:rsidR="005A14BF" w:rsidRPr="00FE5058">
          <w:rPr>
            <w:rFonts w:hAnsi="宋体" w:cs="宋体" w:hint="eastAsia"/>
          </w:rPr>
          <w:delText>larger</w:delText>
        </w:r>
      </w:del>
      <w:ins w:id="2241" w:author="作者" w:date="2026-08-27T09:50:00Z">
        <w:r w:rsidRPr="009C74B6">
          <w:rPr>
            <w:rFonts w:hAnsi="宋体" w:cs="宋体"/>
          </w:rPr>
          <w:t>higher</w:t>
        </w:r>
      </w:ins>
      <w:r w:rsidRPr="009C74B6">
        <w:rPr>
          <w:rFonts w:hAnsi="宋体" w:cs="宋体"/>
        </w:rPr>
        <w:t xml:space="preserve"> values </w:t>
      </w:r>
      <w:del w:id="2242" w:author="作者" w:date="2026-08-27T09:50:00Z">
        <w:r w:rsidR="005A14BF" w:rsidRPr="00FE5058">
          <w:rPr>
            <w:rFonts w:hAnsi="宋体" w:cs="宋体" w:hint="eastAsia"/>
          </w:rPr>
          <w:delText>closer</w:delText>
        </w:r>
      </w:del>
      <w:ins w:id="2243" w:author="作者" w:date="2026-08-27T09:50:00Z">
        <w:r w:rsidRPr="009C74B6">
          <w:rPr>
            <w:rFonts w:hAnsi="宋体" w:cs="宋体"/>
          </w:rPr>
          <w:t>indicating greater proximity</w:t>
        </w:r>
      </w:ins>
      <w:r w:rsidRPr="009C74B6">
        <w:rPr>
          <w:rFonts w:hAnsi="宋体" w:cs="宋体"/>
        </w:rPr>
        <w:t xml:space="preserve"> to the ideal candidate. Network B </w:t>
      </w:r>
      <w:del w:id="2244" w:author="作者" w:date="2026-08-27T09:50:00Z">
        <w:r w:rsidR="005A14BF" w:rsidRPr="00FE5058">
          <w:rPr>
            <w:rFonts w:hAnsi="宋体" w:cs="宋体" w:hint="eastAsia"/>
          </w:rPr>
          <w:delText>establishes</w:delText>
        </w:r>
      </w:del>
      <w:ins w:id="2245" w:author="作者" w:date="2026-08-27T09:50:00Z">
        <w:r w:rsidRPr="009C74B6">
          <w:rPr>
            <w:rFonts w:hAnsi="宋体" w:cs="宋体"/>
          </w:rPr>
          <w:t>maintains</w:t>
        </w:r>
      </w:ins>
      <w:r w:rsidRPr="009C74B6">
        <w:rPr>
          <w:rFonts w:hAnsi="宋体" w:cs="宋体"/>
        </w:rPr>
        <w:t xml:space="preserve"> a persistent advantage in Zone 1, whereas its </w:t>
      </w:r>
      <w:del w:id="2246" w:author="作者" w:date="2026-08-27T09:50:00Z">
        <w:r w:rsidR="005A14BF" w:rsidRPr="00FE5058">
          <w:rPr>
            <w:rFonts w:hAnsi="宋体" w:cs="宋体" w:hint="eastAsia"/>
          </w:rPr>
          <w:delText xml:space="preserve">elevation in </w:delText>
        </w:r>
      </w:del>
      <w:r w:rsidRPr="009C74B6">
        <w:rPr>
          <w:rFonts w:hAnsi="宋体" w:cs="宋体"/>
        </w:rPr>
        <w:t xml:space="preserve">Zone 2 </w:t>
      </w:r>
      <w:ins w:id="2247" w:author="作者" w:date="2026-08-27T09:50:00Z">
        <w:r w:rsidRPr="009C74B6">
          <w:rPr>
            <w:rFonts w:hAnsi="宋体" w:cs="宋体"/>
          </w:rPr>
          <w:t xml:space="preserve">increase </w:t>
        </w:r>
      </w:ins>
      <w:r w:rsidRPr="009C74B6">
        <w:rPr>
          <w:rFonts w:hAnsi="宋体" w:cs="宋体"/>
        </w:rPr>
        <w:t xml:space="preserve">is </w:t>
      </w:r>
      <w:del w:id="2248" w:author="作者" w:date="2026-08-27T09:50:00Z">
        <w:r w:rsidR="005A14BF" w:rsidRPr="00FE5058">
          <w:rPr>
            <w:rFonts w:hAnsi="宋体" w:cs="宋体" w:hint="eastAsia"/>
          </w:rPr>
          <w:delText xml:space="preserve">only </w:delText>
        </w:r>
      </w:del>
      <w:r w:rsidRPr="009C74B6">
        <w:rPr>
          <w:rFonts w:hAnsi="宋体" w:cs="宋体"/>
        </w:rPr>
        <w:t xml:space="preserve">a </w:t>
      </w:r>
      <w:ins w:id="2249" w:author="作者" w:date="2026-08-27T09:50:00Z">
        <w:r w:rsidRPr="009C74B6">
          <w:rPr>
            <w:rFonts w:hAnsi="宋体" w:cs="宋体"/>
          </w:rPr>
          <w:t xml:space="preserve">transient </w:t>
        </w:r>
      </w:ins>
      <w:r w:rsidRPr="009C74B6">
        <w:rPr>
          <w:rFonts w:hAnsi="宋体" w:cs="宋体"/>
        </w:rPr>
        <w:t xml:space="preserve">high-frequency </w:t>
      </w:r>
      <w:del w:id="2250" w:author="作者" w:date="2026-08-27T09:50:00Z">
        <w:r w:rsidR="005A14BF" w:rsidRPr="00FE5058">
          <w:rPr>
            <w:rFonts w:hAnsi="宋体" w:cs="宋体" w:hint="eastAsia"/>
          </w:rPr>
          <w:delText xml:space="preserve">transient </w:delText>
        </w:r>
      </w:del>
      <w:r w:rsidRPr="009C74B6">
        <w:rPr>
          <w:rFonts w:hAnsi="宋体" w:cs="宋体"/>
        </w:rPr>
        <w:t>oscillation.</w:t>
      </w:r>
    </w:p>
    <w:p w14:paraId="13807E5F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37CBA7C" w14:textId="048D1ACE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Panel </w:t>
      </w:r>
      <w:ins w:id="2251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b</w:t>
      </w:r>
      <w:ins w:id="2252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shows handovers </w:t>
      </w:r>
      <w:del w:id="2253" w:author="作者" w:date="2026-08-27T09:50:00Z">
        <w:r w:rsidR="005A14BF" w:rsidRPr="00FE5058">
          <w:rPr>
            <w:rFonts w:hAnsi="宋体" w:cs="宋体" w:hint="eastAsia"/>
          </w:rPr>
          <w:delText>for</w:delText>
        </w:r>
      </w:del>
      <w:ins w:id="2254" w:author="作者" w:date="2026-08-27T09:50:00Z">
        <w:r w:rsidRPr="009C74B6">
          <w:rPr>
            <w:rFonts w:hAnsi="宋体" w:cs="宋体"/>
          </w:rPr>
          <w:t>under</w:t>
        </w:r>
      </w:ins>
      <w:r w:rsidRPr="009C74B6">
        <w:rPr>
          <w:rFonts w:hAnsi="宋体" w:cs="宋体"/>
        </w:rPr>
        <w:t xml:space="preserve"> the fixed low</w:t>
      </w:r>
      <w:del w:id="2255" w:author="作者" w:date="2026-08-27T09:50:00Z">
        <w:r w:rsidR="005A14BF" w:rsidRPr="00FE5058">
          <w:rPr>
            <w:rFonts w:hAnsi="宋体" w:cs="宋体" w:hint="eastAsia"/>
          </w:rPr>
          <w:delText>-</w:delText>
        </w:r>
      </w:del>
      <w:ins w:id="2256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 xml:space="preserve">threshold </w:t>
      </w:r>
      <w:del w:id="2257" w:author="作者" w:date="2026-08-27T09:50:00Z">
        <w:r w:rsidR="005A14BF" w:rsidRPr="00FE5058">
          <w:rPr>
            <w:rFonts w:hAnsi="宋体" w:cs="宋体" w:hint="eastAsia"/>
          </w:rPr>
          <w:delText xml:space="preserve">scheme </w:delText>
        </w:r>
      </w:del>
      <w:r w:rsidRPr="009C74B6">
        <w:rPr>
          <w:rFonts w:hAnsi="宋体" w:cs="宋体"/>
        </w:rPr>
        <w:t xml:space="preserve">($\Delta_{\mathrm{th}}=0.03$); </w:t>
      </w:r>
      <w:del w:id="2258" w:author="作者" w:date="2026-08-27T09:50:00Z">
        <w:r w:rsidR="005A14BF" w:rsidRPr="00FE5058">
          <w:rPr>
            <w:rFonts w:hAnsi="宋体" w:cs="宋体" w:hint="eastAsia"/>
          </w:rPr>
          <w:delText>its</w:delText>
        </w:r>
      </w:del>
      <w:ins w:id="2259" w:author="作者" w:date="2026-08-27T09:50:00Z">
        <w:r w:rsidRPr="009C74B6">
          <w:rPr>
            <w:rFonts w:hAnsi="宋体" w:cs="宋体"/>
          </w:rPr>
          <w:t>the</w:t>
        </w:r>
      </w:ins>
      <w:r w:rsidRPr="009C74B6">
        <w:rPr>
          <w:rFonts w:hAnsi="宋体" w:cs="宋体"/>
        </w:rPr>
        <w:t xml:space="preserve"> vertical axis is raw closeness</w:t>
      </w:r>
      <w:ins w:id="2260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and red dashed lines </w:t>
      </w:r>
      <w:del w:id="2261" w:author="作者" w:date="2026-08-27T09:50:00Z">
        <w:r w:rsidR="005A14BF" w:rsidRPr="00FE5058">
          <w:rPr>
            <w:rFonts w:hAnsi="宋体" w:cs="宋体" w:hint="eastAsia"/>
          </w:rPr>
          <w:delText xml:space="preserve">show actual handovers with their </w:delText>
        </w:r>
      </w:del>
      <w:ins w:id="2262" w:author="作者" w:date="2026-08-27T09:50:00Z">
        <w:r w:rsidRPr="009C74B6">
          <w:rPr>
            <w:rFonts w:hAnsi="宋体" w:cs="宋体"/>
          </w:rPr>
          <w:t xml:space="preserve">mark handover times and </w:t>
        </w:r>
      </w:ins>
      <w:r w:rsidRPr="009C74B6">
        <w:rPr>
          <w:rFonts w:hAnsi="宋体" w:cs="宋体"/>
        </w:rPr>
        <w:t xml:space="preserve">directions. </w:t>
      </w:r>
      <w:del w:id="2263" w:author="作者" w:date="2026-08-27T09:50:00Z">
        <w:r w:rsidR="005A14BF" w:rsidRPr="00FE5058">
          <w:rPr>
            <w:rFonts w:hAnsi="宋体" w:cs="宋体" w:hint="eastAsia"/>
          </w:rPr>
          <w:delText>It executes</w:delText>
        </w:r>
      </w:del>
      <w:ins w:id="2264" w:author="作者" w:date="2026-08-27T09:50:00Z">
        <w:r w:rsidRPr="009C74B6">
          <w:rPr>
            <w:rFonts w:hAnsi="宋体" w:cs="宋体"/>
          </w:rPr>
          <w:t>Correct</w:t>
        </w:r>
      </w:ins>
      <w:r w:rsidRPr="009C74B6">
        <w:rPr>
          <w:rFonts w:hAnsi="宋体" w:cs="宋体"/>
        </w:rPr>
        <w:t xml:space="preserve"> A$\rightarrow$B </w:t>
      </w:r>
      <w:ins w:id="2265" w:author="作者" w:date="2026-08-27T09:50:00Z">
        <w:r w:rsidRPr="009C74B6">
          <w:rPr>
            <w:rFonts w:hAnsi="宋体" w:cs="宋体"/>
          </w:rPr>
          <w:t xml:space="preserve">and B$\rightarrow$A handovers occur </w:t>
        </w:r>
      </w:ins>
      <w:r w:rsidRPr="009C74B6">
        <w:rPr>
          <w:rFonts w:hAnsi="宋体" w:cs="宋体"/>
        </w:rPr>
        <w:t xml:space="preserve">at $t=6.6~\mathrm{s}$ and </w:t>
      </w:r>
      <w:del w:id="2266" w:author="作者" w:date="2026-08-27T09:50:00Z">
        <w:r w:rsidR="005A14BF" w:rsidRPr="00FE5058">
          <w:rPr>
            <w:rFonts w:hAnsi="宋体" w:cs="宋体" w:hint="eastAsia"/>
          </w:rPr>
          <w:delText xml:space="preserve">B$\rightarrow$A at </w:delText>
        </w:r>
      </w:del>
      <w:r w:rsidRPr="009C74B6">
        <w:rPr>
          <w:rFonts w:hAnsi="宋体" w:cs="宋体"/>
        </w:rPr>
        <w:t xml:space="preserve">$t=11.9~\mathrm{s}$, </w:t>
      </w:r>
      <w:ins w:id="2267" w:author="作者" w:date="2026-08-27T09:50:00Z">
        <w:r w:rsidRPr="009C74B6">
          <w:rPr>
            <w:rFonts w:hAnsi="宋体" w:cs="宋体"/>
          </w:rPr>
          <w:t xml:space="preserve">respectively, </w:t>
        </w:r>
      </w:ins>
      <w:r w:rsidRPr="009C74B6">
        <w:rPr>
          <w:rFonts w:hAnsi="宋体" w:cs="宋体"/>
        </w:rPr>
        <w:t xml:space="preserve">corresponding </w:t>
      </w:r>
      <w:del w:id="2268" w:author="作者" w:date="2026-08-27T09:50:00Z">
        <w:r w:rsidR="005A14BF" w:rsidRPr="00FE5058">
          <w:rPr>
            <w:rFonts w:hAnsi="宋体" w:cs="宋体" w:hint="eastAsia"/>
          </w:rPr>
          <w:delText xml:space="preserve">respectively </w:delText>
        </w:r>
      </w:del>
      <w:r w:rsidRPr="009C74B6">
        <w:rPr>
          <w:rFonts w:hAnsi="宋体" w:cs="宋体"/>
        </w:rPr>
        <w:t xml:space="preserve">to sustained degradation </w:t>
      </w:r>
      <w:del w:id="2269" w:author="作者" w:date="2026-08-27T09:50:00Z">
        <w:r w:rsidR="005A14BF" w:rsidRPr="00FE5058">
          <w:rPr>
            <w:rFonts w:hAnsi="宋体" w:cs="宋体" w:hint="eastAsia"/>
          </w:rPr>
          <w:delText xml:space="preserve">in Zone 1 </w:delText>
        </w:r>
      </w:del>
      <w:r w:rsidRPr="009C74B6">
        <w:rPr>
          <w:rFonts w:hAnsi="宋体" w:cs="宋体"/>
        </w:rPr>
        <w:t xml:space="preserve">and </w:t>
      </w:r>
      <w:ins w:id="2270" w:author="作者" w:date="2026-08-27T09:50:00Z">
        <w:r w:rsidRPr="009C74B6">
          <w:rPr>
            <w:rFonts w:hAnsi="宋体" w:cs="宋体"/>
          </w:rPr>
          <w:t xml:space="preserve">subsequent </w:t>
        </w:r>
      </w:ins>
      <w:r w:rsidRPr="009C74B6">
        <w:rPr>
          <w:rFonts w:hAnsi="宋体" w:cs="宋体"/>
        </w:rPr>
        <w:t>recovery</w:t>
      </w:r>
      <w:del w:id="2271" w:author="作者" w:date="2026-08-27T09:50:00Z">
        <w:r w:rsidR="005A14BF" w:rsidRPr="00FE5058">
          <w:rPr>
            <w:rFonts w:hAnsi="宋体" w:cs="宋体" w:hint="eastAsia"/>
          </w:rPr>
          <w:delText xml:space="preserve"> after degradation, and both are correct.</w:delText>
        </w:r>
      </w:del>
      <w:ins w:id="2272" w:author="作者" w:date="2026-08-27T09:50:00Z">
        <w:r w:rsidRPr="009C74B6">
          <w:rPr>
            <w:rFonts w:hAnsi="宋体" w:cs="宋体"/>
          </w:rPr>
          <w:t>.</w:t>
        </w:r>
      </w:ins>
      <w:r w:rsidRPr="009C74B6">
        <w:rPr>
          <w:rFonts w:hAnsi="宋体" w:cs="宋体"/>
        </w:rPr>
        <w:t xml:space="preserve"> In Zone 2, </w:t>
      </w:r>
      <w:del w:id="2273" w:author="作者" w:date="2026-08-27T09:50:00Z">
        <w:r w:rsidR="005A14BF" w:rsidRPr="00FE5058">
          <w:rPr>
            <w:rFonts w:hAnsi="宋体" w:cs="宋体" w:hint="eastAsia"/>
          </w:rPr>
          <w:delText>it also executes</w:delText>
        </w:r>
      </w:del>
      <w:ins w:id="2274" w:author="作者" w:date="2026-08-27T09:50:00Z">
        <w:r w:rsidRPr="009C74B6">
          <w:rPr>
            <w:rFonts w:hAnsi="宋体" w:cs="宋体"/>
          </w:rPr>
          <w:t>transient peaks trigger</w:t>
        </w:r>
      </w:ins>
      <w:r w:rsidRPr="009C74B6">
        <w:rPr>
          <w:rFonts w:hAnsi="宋体" w:cs="宋体"/>
        </w:rPr>
        <w:t xml:space="preserve"> A$\rightarrow$B at $t=14.8~\mathrm{s}$ and B$\rightarrow$A at $t=15.1~\mathrm{s</w:t>
      </w:r>
      <w:del w:id="2275" w:author="作者" w:date="2026-08-27T09:50:00Z">
        <w:r w:rsidR="005A14BF" w:rsidRPr="00FE5058">
          <w:rPr>
            <w:rFonts w:hAnsi="宋体" w:cs="宋体" w:hint="eastAsia"/>
          </w:rPr>
          <w:delText>}$. These two transitions are caused only</w:delText>
        </w:r>
        <w:r w:rsidR="005A14BF" w:rsidRPr="00FE5058">
          <w:rPr>
            <w:rFonts w:hAnsi="宋体" w:cs="宋体" w:hint="eastAsia"/>
          </w:rPr>
          <w:delText xml:space="preserve"> by a transient peak of network B, do not correspond to sustained quality improvement, and are therefore</w:delText>
        </w:r>
      </w:del>
      <w:ins w:id="2276" w:author="作者" w:date="2026-08-27T09:50:00Z">
        <w:r w:rsidRPr="009C74B6">
          <w:rPr>
            <w:rFonts w:hAnsi="宋体" w:cs="宋体"/>
          </w:rPr>
          <w:t>}$, producing</w:t>
        </w:r>
      </w:ins>
      <w:r w:rsidRPr="009C74B6">
        <w:rPr>
          <w:rFonts w:hAnsi="宋体" w:cs="宋体"/>
        </w:rPr>
        <w:t xml:space="preserve"> a false handover and subsequent ping-pong handover.</w:t>
      </w:r>
    </w:p>
    <w:p w14:paraId="230AF4D3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765F0AF5" w14:textId="69DF01D0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Panel </w:t>
      </w:r>
      <w:ins w:id="2277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c</w:t>
      </w:r>
      <w:del w:id="2278" w:author="作者" w:date="2026-08-27T09:50:00Z">
        <w:r w:rsidR="005A14BF" w:rsidRPr="00FE5058">
          <w:rPr>
            <w:rFonts w:hAnsi="宋体" w:cs="宋体" w:hint="eastAsia"/>
          </w:rPr>
          <w:delText xml:space="preserve"> shows LCB</w:delText>
        </w:r>
      </w:del>
      <w:ins w:id="2279" w:author="作者" w:date="2026-08-27T09:50:00Z">
        <w:r w:rsidRPr="009C74B6">
          <w:rPr>
            <w:rFonts w:hAnsi="宋体" w:cs="宋体"/>
          </w:rPr>
          <w:t>) presents ALERA's risk</w:t>
        </w:r>
      </w:ins>
      <w:r w:rsidRPr="009C74B6">
        <w:rPr>
          <w:rFonts w:hAnsi="宋体" w:cs="宋体"/>
        </w:rPr>
        <w:t>-adjusted scores</w:t>
      </w:r>
      <w:del w:id="2280" w:author="作者" w:date="2026-08-27T09:50:00Z">
        <w:r w:rsidR="005A14BF" w:rsidRPr="00FE5058">
          <w:rPr>
            <w:rFonts w:hAnsi="宋体" w:cs="宋体" w:hint="eastAsia"/>
          </w:rPr>
          <w:delText xml:space="preserve"> under ALERA</w:delText>
        </w:r>
      </w:del>
      <w:r w:rsidRPr="009C74B6">
        <w:rPr>
          <w:rFonts w:hAnsi="宋体" w:cs="宋体"/>
        </w:rPr>
        <w:t xml:space="preserve">, with </w:t>
      </w:r>
      <w:ins w:id="2281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 xml:space="preserve">vertical axis $C_i^{\mathrm{robust}}=C_i-\lambda\sigma_i^C$, </w:t>
      </w:r>
      <w:del w:id="2282" w:author="作者" w:date="2026-08-27T09:50:00Z">
        <w:r w:rsidR="005A14BF" w:rsidRPr="00FE5058">
          <w:rPr>
            <w:rFonts w:hAnsi="宋体" w:cs="宋体" w:hint="eastAsia"/>
          </w:rPr>
          <w:delText>the ranking score after subtracting historical-variation risk. Green</w:delText>
        </w:r>
      </w:del>
      <w:ins w:id="2283" w:author="作者" w:date="2026-08-27T09:50:00Z">
        <w:r w:rsidRPr="009C74B6">
          <w:rPr>
            <w:rFonts w:hAnsi="宋体" w:cs="宋体"/>
          </w:rPr>
          <w:t>with green</w:t>
        </w:r>
      </w:ins>
      <w:r w:rsidRPr="009C74B6">
        <w:rPr>
          <w:rFonts w:hAnsi="宋体" w:cs="宋体"/>
        </w:rPr>
        <w:t xml:space="preserve"> dashed lines </w:t>
      </w:r>
      <w:del w:id="2284" w:author="作者" w:date="2026-08-27T09:50:00Z">
        <w:r w:rsidR="005A14BF" w:rsidRPr="00FE5058">
          <w:rPr>
            <w:rFonts w:hAnsi="宋体" w:cs="宋体" w:hint="eastAsia"/>
          </w:rPr>
          <w:delText>show the actual ALERA</w:delText>
        </w:r>
      </w:del>
      <w:ins w:id="2285" w:author="作者" w:date="2026-08-27T09:50:00Z">
        <w:r w:rsidRPr="009C74B6">
          <w:rPr>
            <w:rFonts w:hAnsi="宋体" w:cs="宋体"/>
          </w:rPr>
          <w:t>indicating</w:t>
        </w:r>
      </w:ins>
      <w:r w:rsidRPr="009C74B6">
        <w:rPr>
          <w:rFonts w:hAnsi="宋体" w:cs="宋体"/>
        </w:rPr>
        <w:t xml:space="preserve"> handovers. ALERA retains </w:t>
      </w:r>
      <w:del w:id="2286" w:author="作者" w:date="2026-08-27T09:50:00Z">
        <w:r w:rsidR="005A14BF" w:rsidRPr="00FE5058">
          <w:rPr>
            <w:rFonts w:hAnsi="宋体" w:cs="宋体" w:hint="eastAsia"/>
          </w:rPr>
          <w:delText>the correct A$\rightarrow$B handover in Zone 1 and B$\rightarrow$A recovery handover after degradation, so incre</w:delText>
        </w:r>
        <w:r w:rsidR="005A14BF" w:rsidRPr="00FE5058">
          <w:rPr>
            <w:rFonts w:hAnsi="宋体" w:cs="宋体" w:hint="eastAsia"/>
          </w:rPr>
          <w:delText xml:space="preserve">ased robustness does not block </w:delText>
        </w:r>
      </w:del>
      <w:ins w:id="2287" w:author="作者" w:date="2026-08-27T09:50:00Z">
        <w:r w:rsidRPr="009C74B6">
          <w:rPr>
            <w:rFonts w:hAnsi="宋体" w:cs="宋体"/>
          </w:rPr>
          <w:t xml:space="preserve">both </w:t>
        </w:r>
      </w:ins>
      <w:r w:rsidRPr="009C74B6">
        <w:rPr>
          <w:rFonts w:hAnsi="宋体" w:cs="宋体"/>
        </w:rPr>
        <w:t>necessary handovers</w:t>
      </w:r>
      <w:del w:id="2288" w:author="作者" w:date="2026-08-27T09:50:00Z">
        <w:r w:rsidR="005A14BF" w:rsidRPr="00FE5058">
          <w:rPr>
            <w:rFonts w:hAnsi="宋体" w:cs="宋体" w:hint="eastAsia"/>
          </w:rPr>
          <w:delText>. At the same time, the risk penalty suppresses high-frequency network-B variation in</w:delText>
        </w:r>
      </w:del>
      <w:ins w:id="2289" w:author="作者" w:date="2026-08-27T09:50:00Z">
        <w:r w:rsidRPr="009C74B6">
          <w:rPr>
            <w:rFonts w:hAnsi="宋体" w:cs="宋体"/>
          </w:rPr>
          <w:t xml:space="preserve"> while suppressing</w:t>
        </w:r>
      </w:ins>
      <w:r w:rsidRPr="009C74B6">
        <w:rPr>
          <w:rFonts w:hAnsi="宋体" w:cs="宋体"/>
        </w:rPr>
        <w:t xml:space="preserve"> Zone 2 </w:t>
      </w:r>
      <w:ins w:id="2290" w:author="作者" w:date="2026-08-27T09:50:00Z">
        <w:r w:rsidRPr="009C74B6">
          <w:rPr>
            <w:rFonts w:hAnsi="宋体" w:cs="宋体"/>
          </w:rPr>
          <w:t xml:space="preserve">fluctuations </w:t>
        </w:r>
      </w:ins>
      <w:r w:rsidRPr="009C74B6">
        <w:rPr>
          <w:rFonts w:hAnsi="宋体" w:cs="宋体"/>
        </w:rPr>
        <w:t xml:space="preserve">and </w:t>
      </w:r>
      <w:del w:id="2291" w:author="作者" w:date="2026-08-27T09:50:00Z">
        <w:r w:rsidR="005A14BF" w:rsidRPr="00FE5058">
          <w:rPr>
            <w:rFonts w:hAnsi="宋体" w:cs="宋体" w:hint="eastAsia"/>
          </w:rPr>
          <w:delText>no</w:delText>
        </w:r>
      </w:del>
      <w:ins w:id="2292" w:author="作者" w:date="2026-08-27T09:50:00Z">
        <w:r w:rsidRPr="009C74B6">
          <w:rPr>
            <w:rFonts w:hAnsi="宋体" w:cs="宋体"/>
          </w:rPr>
          <w:t>avoiding</w:t>
        </w:r>
      </w:ins>
      <w:r w:rsidRPr="009C74B6">
        <w:rPr>
          <w:rFonts w:hAnsi="宋体" w:cs="宋体"/>
        </w:rPr>
        <w:t xml:space="preserve"> handover</w:t>
      </w:r>
      <w:del w:id="2293" w:author="作者" w:date="2026-08-27T09:50:00Z">
        <w:r w:rsidR="005A14BF" w:rsidRPr="00FE5058">
          <w:rPr>
            <w:rFonts w:hAnsi="宋体" w:cs="宋体" w:hint="eastAsia"/>
          </w:rPr>
          <w:delText xml:space="preserve"> occurs</w:delText>
        </w:r>
      </w:del>
      <w:r w:rsidRPr="009C74B6">
        <w:rPr>
          <w:rFonts w:hAnsi="宋体" w:cs="宋体"/>
        </w:rPr>
        <w:t>.</w:t>
      </w:r>
    </w:p>
    <w:p w14:paraId="37343DB5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6A302763" w14:textId="154C8689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Panel </w:t>
      </w:r>
      <w:ins w:id="2294" w:author="作者" w:date="2026-08-27T09:50:00Z">
        <w:r w:rsidRPr="009C74B6">
          <w:rPr>
            <w:rFonts w:hAnsi="宋体" w:cs="宋体"/>
          </w:rPr>
          <w:t>(</w:t>
        </w:r>
      </w:ins>
      <w:r w:rsidRPr="009C74B6">
        <w:rPr>
          <w:rFonts w:hAnsi="宋体" w:cs="宋体"/>
        </w:rPr>
        <w:t>d</w:t>
      </w:r>
      <w:ins w:id="2295" w:author="作者" w:date="2026-08-27T09:50:00Z">
        <w:r w:rsidRPr="009C74B6">
          <w:rPr>
            <w:rFonts w:hAnsi="宋体" w:cs="宋体"/>
          </w:rPr>
          <w:t>)</w:t>
        </w:r>
      </w:ins>
      <w:r w:rsidRPr="009C74B6">
        <w:rPr>
          <w:rFonts w:hAnsi="宋体" w:cs="宋体"/>
        </w:rPr>
        <w:t xml:space="preserve"> shows </w:t>
      </w:r>
      <w:ins w:id="2296" w:author="作者" w:date="2026-08-27T09:50:00Z">
        <w:r w:rsidRPr="009C74B6">
          <w:rPr>
            <w:rFonts w:hAnsi="宋体" w:cs="宋体"/>
          </w:rPr>
          <w:t xml:space="preserve">the </w:t>
        </w:r>
      </w:ins>
      <w:r w:rsidRPr="009C74B6">
        <w:rPr>
          <w:rFonts w:hAnsi="宋体" w:cs="宋体"/>
        </w:rPr>
        <w:t>adaptive threshold $\Delta_{\mathrm{th</w:t>
      </w:r>
      <w:del w:id="2297" w:author="作者" w:date="2026-08-27T09:50:00Z">
        <w:r w:rsidR="005A14BF" w:rsidRPr="00FE5058">
          <w:rPr>
            <w:rFonts w:hAnsi="宋体" w:cs="宋体" w:hint="eastAsia"/>
          </w:rPr>
          <w:delText>}}$ over time, whose vertical axis i</w:delText>
        </w:r>
        <w:r w:rsidR="005A14BF" w:rsidRPr="00FE5058">
          <w:rPr>
            <w:rFonts w:hAnsi="宋体" w:cs="宋体" w:hint="eastAsia"/>
          </w:rPr>
          <w:delText xml:space="preserve">s the minimum </w:delText>
        </w:r>
      </w:del>
      <w:ins w:id="2298" w:author="作者" w:date="2026-08-27T09:50:00Z">
        <w:r w:rsidRPr="009C74B6">
          <w:rPr>
            <w:rFonts w:hAnsi="宋体" w:cs="宋体"/>
          </w:rPr>
          <w:t xml:space="preserve">}}$, representing the required </w:t>
        </w:r>
      </w:ins>
      <w:r w:rsidRPr="009C74B6">
        <w:rPr>
          <w:rFonts w:hAnsi="宋体" w:cs="宋体"/>
        </w:rPr>
        <w:t>closeness advantage</w:t>
      </w:r>
      <w:del w:id="2299" w:author="作者" w:date="2026-08-27T09:50:00Z">
        <w:r w:rsidR="005A14BF" w:rsidRPr="00FE5058">
          <w:rPr>
            <w:rFonts w:hAnsi="宋体" w:cs="宋体" w:hint="eastAsia"/>
          </w:rPr>
          <w:delText xml:space="preserve"> required for the current decision. During</w:delText>
        </w:r>
      </w:del>
      <w:ins w:id="2300" w:author="作者" w:date="2026-08-27T09:50:00Z">
        <w:r w:rsidRPr="009C74B6">
          <w:rPr>
            <w:rFonts w:hAnsi="宋体" w:cs="宋体"/>
          </w:rPr>
          <w:t>. In</w:t>
        </w:r>
      </w:ins>
      <w:r w:rsidRPr="009C74B6">
        <w:rPr>
          <w:rFonts w:hAnsi="宋体" w:cs="宋体"/>
        </w:rPr>
        <w:t xml:space="preserve"> Zone 2, it </w:t>
      </w:r>
      <w:del w:id="2301" w:author="作者" w:date="2026-08-27T09:50:00Z">
        <w:r w:rsidR="005A14BF" w:rsidRPr="00FE5058">
          <w:rPr>
            <w:rFonts w:hAnsi="宋体" w:cs="宋体" w:hint="eastAsia"/>
          </w:rPr>
          <w:delText>rises automatically</w:delText>
        </w:r>
      </w:del>
      <w:ins w:id="2302" w:author="作者" w:date="2026-08-27T09:50:00Z">
        <w:r w:rsidRPr="009C74B6">
          <w:rPr>
            <w:rFonts w:hAnsi="宋体" w:cs="宋体"/>
          </w:rPr>
          <w:t>increases</w:t>
        </w:r>
      </w:ins>
      <w:r w:rsidRPr="009C74B6">
        <w:rPr>
          <w:rFonts w:hAnsi="宋体" w:cs="宋体"/>
        </w:rPr>
        <w:t xml:space="preserve"> from </w:t>
      </w:r>
      <w:del w:id="2303" w:author="作者" w:date="2026-08-27T09:50:00Z">
        <w:r w:rsidR="005A14BF" w:rsidRPr="00FE5058">
          <w:rPr>
            <w:rFonts w:hAnsi="宋体" w:cs="宋体" w:hint="eastAsia"/>
          </w:rPr>
          <w:delText xml:space="preserve">the </w:delText>
        </w:r>
      </w:del>
      <w:r w:rsidRPr="009C74B6">
        <w:rPr>
          <w:rFonts w:hAnsi="宋体" w:cs="宋体"/>
        </w:rPr>
        <w:t xml:space="preserve">0.03 </w:t>
      </w:r>
      <w:del w:id="2304" w:author="作者" w:date="2026-08-27T09:50:00Z">
        <w:r w:rsidR="005A14BF" w:rsidRPr="00FE5058">
          <w:rPr>
            <w:rFonts w:hAnsi="宋体" w:cs="宋体" w:hint="eastAsia"/>
          </w:rPr>
          <w:delText xml:space="preserve">baseline </w:delText>
        </w:r>
      </w:del>
      <w:r w:rsidRPr="009C74B6">
        <w:rPr>
          <w:rFonts w:hAnsi="宋体" w:cs="宋体"/>
        </w:rPr>
        <w:t xml:space="preserve">to </w:t>
      </w:r>
      <w:del w:id="2305" w:author="作者" w:date="2026-08-27T09:50:00Z">
        <w:r w:rsidR="005A14BF" w:rsidRPr="00FE5058">
          <w:rPr>
            <w:rFonts w:hAnsi="宋体" w:cs="宋体" w:hint="eastAsia"/>
          </w:rPr>
          <w:delText>about</w:delText>
        </w:r>
      </w:del>
      <w:ins w:id="2306" w:author="作者" w:date="2026-08-27T09:50:00Z">
        <w:r w:rsidRPr="009C74B6">
          <w:rPr>
            <w:rFonts w:hAnsi="宋体" w:cs="宋体"/>
          </w:rPr>
          <w:t>approximately</w:t>
        </w:r>
      </w:ins>
      <w:r w:rsidRPr="009C74B6">
        <w:rPr>
          <w:rFonts w:hAnsi="宋体" w:cs="宋体"/>
        </w:rPr>
        <w:t xml:space="preserve"> 0.09</w:t>
      </w:r>
      <w:del w:id="2307" w:author="作者" w:date="2026-08-27T09:50:00Z">
        <w:r w:rsidR="005A14BF" w:rsidRPr="00FE5058">
          <w:rPr>
            <w:rFonts w:hAnsi="宋体" w:cs="宋体" w:hint="eastAsia"/>
          </w:rPr>
          <w:delText xml:space="preserve">, well above the fixed low-threshold scheme; it </w:delText>
        </w:r>
      </w:del>
      <w:ins w:id="2308" w:author="作者" w:date="2026-08-27T09:50:00Z">
        <w:r w:rsidRPr="009C74B6">
          <w:rPr>
            <w:rFonts w:hAnsi="宋体" w:cs="宋体"/>
          </w:rPr>
          <w:t xml:space="preserve"> and </w:t>
        </w:r>
      </w:ins>
      <w:r w:rsidRPr="009C74B6">
        <w:rPr>
          <w:rFonts w:hAnsi="宋体" w:cs="宋体"/>
        </w:rPr>
        <w:t xml:space="preserve">gradually </w:t>
      </w:r>
      <w:del w:id="2309" w:author="作者" w:date="2026-08-27T09:50:00Z">
        <w:r w:rsidR="005A14BF" w:rsidRPr="00FE5058">
          <w:rPr>
            <w:rFonts w:hAnsi="宋体" w:cs="宋体" w:hint="eastAsia"/>
          </w:rPr>
          <w:delText>falls</w:delText>
        </w:r>
      </w:del>
      <w:ins w:id="2310" w:author="作者" w:date="2026-08-27T09:50:00Z">
        <w:r w:rsidRPr="009C74B6">
          <w:rPr>
            <w:rFonts w:hAnsi="宋体" w:cs="宋体"/>
          </w:rPr>
          <w:t>decreases</w:t>
        </w:r>
      </w:ins>
      <w:r w:rsidRPr="009C74B6">
        <w:rPr>
          <w:rFonts w:hAnsi="宋体" w:cs="宋体"/>
        </w:rPr>
        <w:t xml:space="preserve"> after </w:t>
      </w:r>
      <w:del w:id="2311" w:author="作者" w:date="2026-08-27T09:50:00Z">
        <w:r w:rsidR="005A14BF" w:rsidRPr="00FE5058">
          <w:rPr>
            <w:rFonts w:hAnsi="宋体" w:cs="宋体" w:hint="eastAsia"/>
          </w:rPr>
          <w:delText>the variation subsides, showing</w:delText>
        </w:r>
      </w:del>
      <w:ins w:id="2312" w:author="作者" w:date="2026-08-27T09:50:00Z">
        <w:r w:rsidRPr="009C74B6">
          <w:rPr>
            <w:rFonts w:hAnsi="宋体" w:cs="宋体"/>
          </w:rPr>
          <w:t>fluctuations subside, demonstrating</w:t>
        </w:r>
      </w:ins>
      <w:r w:rsidRPr="009C74B6">
        <w:rPr>
          <w:rFonts w:hAnsi="宋体" w:cs="宋体"/>
        </w:rPr>
        <w:t xml:space="preserve"> that ADH raises the handover barrier only </w:t>
      </w:r>
      <w:del w:id="2313" w:author="作者" w:date="2026-08-27T09:50:00Z">
        <w:r w:rsidR="005A14BF" w:rsidRPr="00FE5058">
          <w:rPr>
            <w:rFonts w:hAnsi="宋体" w:cs="宋体" w:hint="eastAsia"/>
          </w:rPr>
          <w:delText>in fluctuating</w:delText>
        </w:r>
      </w:del>
      <w:ins w:id="2314" w:author="作者" w:date="2026-08-27T09:50:00Z">
        <w:r w:rsidRPr="009C74B6">
          <w:rPr>
            <w:rFonts w:hAnsi="宋体" w:cs="宋体"/>
          </w:rPr>
          <w:t>under unstable</w:t>
        </w:r>
      </w:ins>
      <w:r w:rsidRPr="009C74B6">
        <w:rPr>
          <w:rFonts w:hAnsi="宋体" w:cs="宋体"/>
        </w:rPr>
        <w:t xml:space="preserve"> conditions.</w:t>
      </w:r>
    </w:p>
    <w:p w14:paraId="5463EA9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182C6739" w14:textId="41B0809C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The enhancement </w:t>
      </w:r>
      <w:del w:id="2315" w:author="作者" w:date="2026-08-27T09:50:00Z">
        <w:r w:rsidR="005A14BF" w:rsidRPr="00FE5058">
          <w:rPr>
            <w:rFonts w:hAnsi="宋体" w:cs="宋体" w:hint="eastAsia"/>
          </w:rPr>
          <w:delText>has</w:delText>
        </w:r>
      </w:del>
      <w:ins w:id="2316" w:author="作者" w:date="2026-08-27T09:50:00Z">
        <w:r w:rsidRPr="009C74B6">
          <w:rPr>
            <w:rFonts w:hAnsi="宋体" w:cs="宋体"/>
          </w:rPr>
          <w:t>provides</w:t>
        </w:r>
      </w:ins>
      <w:r w:rsidRPr="009C74B6">
        <w:rPr>
          <w:rFonts w:hAnsi="宋体" w:cs="宋体"/>
        </w:rPr>
        <w:t xml:space="preserve"> two </w:t>
      </w:r>
      <w:del w:id="2317" w:author="作者" w:date="2026-08-27T09:50:00Z">
        <w:r w:rsidR="005A14BF" w:rsidRPr="00FE5058">
          <w:rPr>
            <w:rFonts w:hAnsi="宋体" w:cs="宋体" w:hint="eastAsia"/>
          </w:rPr>
          <w:delText>correctness advantages</w:delText>
        </w:r>
      </w:del>
      <w:ins w:id="2318" w:author="作者" w:date="2026-08-27T09:50:00Z">
        <w:r w:rsidRPr="009C74B6">
          <w:rPr>
            <w:rFonts w:hAnsi="宋体" w:cs="宋体"/>
          </w:rPr>
          <w:t>key benefits</w:t>
        </w:r>
      </w:ins>
      <w:r w:rsidRPr="009C74B6">
        <w:rPr>
          <w:rFonts w:hAnsi="宋体" w:cs="宋体"/>
        </w:rPr>
        <w:t xml:space="preserve">. Under sustained </w:t>
      </w:r>
      <w:del w:id="2319" w:author="作者" w:date="2026-08-27T09:50:00Z">
        <w:r w:rsidR="005A14BF" w:rsidRPr="00FE5058">
          <w:rPr>
            <w:rFonts w:hAnsi="宋体" w:cs="宋体" w:hint="eastAsia"/>
          </w:rPr>
          <w:delText xml:space="preserve">link </w:delText>
        </w:r>
      </w:del>
      <w:r w:rsidRPr="009C74B6">
        <w:rPr>
          <w:rFonts w:hAnsi="宋体" w:cs="宋体"/>
        </w:rPr>
        <w:t>degradation</w:t>
      </w:r>
      <w:ins w:id="2320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it</w:t>
      </w:r>
      <w:del w:id="2321" w:author="作者" w:date="2026-08-27T09:50:00Z">
        <w:r w:rsidR="005A14BF" w:rsidRPr="00FE5058">
          <w:rPr>
            <w:rFonts w:hAnsi="宋体" w:cs="宋体" w:hint="eastAsia"/>
          </w:rPr>
          <w:delText xml:space="preserve"> still</w:delText>
        </w:r>
      </w:del>
      <w:r w:rsidRPr="009C74B6">
        <w:rPr>
          <w:rFonts w:hAnsi="宋体" w:cs="宋体"/>
        </w:rPr>
        <w:t xml:space="preserve"> completes the necessary handover from degraded network A to better network B, avoiding </w:t>
      </w:r>
      <w:del w:id="2322" w:author="作者" w:date="2026-08-27T09:50:00Z">
        <w:r w:rsidR="005A14BF" w:rsidRPr="00FE5058">
          <w:rPr>
            <w:rFonts w:hAnsi="宋体" w:cs="宋体" w:hint="eastAsia"/>
          </w:rPr>
          <w:delText>a decline in service</w:delText>
        </w:r>
        <w:r w:rsidR="005A14BF" w:rsidRPr="00FE5058">
          <w:rPr>
            <w:rFonts w:hAnsi="宋体" w:cs="宋体" w:hint="eastAsia"/>
          </w:rPr>
          <w:delText xml:space="preserve"> quality from </w:delText>
        </w:r>
      </w:del>
      <w:r w:rsidRPr="009C74B6">
        <w:rPr>
          <w:rFonts w:hAnsi="宋体" w:cs="宋体"/>
        </w:rPr>
        <w:t>excessive conservatism. Under transient variation</w:t>
      </w:r>
      <w:ins w:id="2323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it </w:t>
      </w:r>
      <w:del w:id="2324" w:author="作者" w:date="2026-08-27T09:50:00Z">
        <w:r w:rsidR="005A14BF" w:rsidRPr="00FE5058">
          <w:rPr>
            <w:rFonts w:hAnsi="宋体" w:cs="宋体" w:hint="eastAsia"/>
          </w:rPr>
          <w:delText>rejects</w:delText>
        </w:r>
      </w:del>
      <w:ins w:id="2325" w:author="作者" w:date="2026-08-27T09:50:00Z">
        <w:r w:rsidRPr="009C74B6">
          <w:rPr>
            <w:rFonts w:hAnsi="宋体" w:cs="宋体"/>
          </w:rPr>
          <w:t>suppresses</w:t>
        </w:r>
      </w:ins>
      <w:r w:rsidRPr="009C74B6">
        <w:rPr>
          <w:rFonts w:hAnsi="宋体" w:cs="宋体"/>
        </w:rPr>
        <w:t xml:space="preserve"> false handovers </w:t>
      </w:r>
      <w:del w:id="2326" w:author="作者" w:date="2026-08-27T09:50:00Z">
        <w:r w:rsidR="005A14BF" w:rsidRPr="00FE5058">
          <w:rPr>
            <w:rFonts w:hAnsi="宋体" w:cs="宋体" w:hint="eastAsia"/>
          </w:rPr>
          <w:delText>induced</w:delText>
        </w:r>
      </w:del>
      <w:ins w:id="2327" w:author="作者" w:date="2026-08-27T09:50:00Z">
        <w:r w:rsidRPr="009C74B6">
          <w:rPr>
            <w:rFonts w:hAnsi="宋体" w:cs="宋体"/>
          </w:rPr>
          <w:t>caused</w:t>
        </w:r>
      </w:ins>
      <w:r w:rsidRPr="009C74B6">
        <w:rPr>
          <w:rFonts w:hAnsi="宋体" w:cs="宋体"/>
        </w:rPr>
        <w:t xml:space="preserve"> by short peaks and </w:t>
      </w:r>
      <w:del w:id="2328" w:author="作者" w:date="2026-08-27T09:50:00Z">
        <w:r w:rsidR="005A14BF" w:rsidRPr="00FE5058">
          <w:rPr>
            <w:rFonts w:hAnsi="宋体" w:cs="宋体" w:hint="eastAsia"/>
          </w:rPr>
          <w:delText>avoids the</w:delText>
        </w:r>
      </w:del>
      <w:ins w:id="2329" w:author="作者" w:date="2026-08-27T09:50:00Z">
        <w:r w:rsidRPr="009C74B6">
          <w:rPr>
            <w:rFonts w:hAnsi="宋体" w:cs="宋体"/>
          </w:rPr>
          <w:t>prevents</w:t>
        </w:r>
      </w:ins>
      <w:r w:rsidRPr="009C74B6">
        <w:rPr>
          <w:rFonts w:hAnsi="宋体" w:cs="宋体"/>
        </w:rPr>
        <w:t xml:space="preserve"> A$\rightarrow$B$\rightarrow$A ping-pong</w:t>
      </w:r>
      <w:del w:id="2330" w:author="作者" w:date="2026-08-27T09:50:00Z">
        <w:r w:rsidR="005A14BF" w:rsidRPr="00FE5058">
          <w:rPr>
            <w:rFonts w:hAnsi="宋体" w:cs="宋体" w:hint="eastAsia"/>
          </w:rPr>
          <w:delText xml:space="preserve"> sequence</w:delText>
        </w:r>
      </w:del>
      <w:r w:rsidRPr="009C74B6">
        <w:rPr>
          <w:rFonts w:hAnsi="宋体" w:cs="宋体"/>
        </w:rPr>
        <w:t xml:space="preserve">. RS-TOPSIS </w:t>
      </w:r>
      <w:del w:id="2331" w:author="作者" w:date="2026-08-27T09:50:00Z">
        <w:r w:rsidR="005A14BF" w:rsidRPr="00FE5058">
          <w:rPr>
            <w:rFonts w:hAnsi="宋体" w:cs="宋体" w:hint="eastAsia"/>
          </w:rPr>
          <w:delText>lowers</w:delText>
        </w:r>
      </w:del>
      <w:ins w:id="2332" w:author="作者" w:date="2026-08-27T09:50:00Z">
        <w:r w:rsidRPr="009C74B6">
          <w:rPr>
            <w:rFonts w:hAnsi="宋体" w:cs="宋体"/>
          </w:rPr>
          <w:t>reduces</w:t>
        </w:r>
      </w:ins>
      <w:r w:rsidRPr="009C74B6">
        <w:rPr>
          <w:rFonts w:hAnsi="宋体" w:cs="宋体"/>
        </w:rPr>
        <w:t xml:space="preserve"> the ranking advantage of </w:t>
      </w:r>
      <w:del w:id="2333" w:author="作者" w:date="2026-08-27T09:50:00Z">
        <w:r w:rsidR="005A14BF" w:rsidRPr="00FE5058">
          <w:rPr>
            <w:rFonts w:hAnsi="宋体" w:cs="宋体" w:hint="eastAsia"/>
          </w:rPr>
          <w:delText xml:space="preserve">highly </w:delText>
        </w:r>
      </w:del>
      <w:r w:rsidRPr="009C74B6">
        <w:rPr>
          <w:rFonts w:hAnsi="宋体" w:cs="宋体"/>
        </w:rPr>
        <w:t>volatile candidates</w:t>
      </w:r>
      <w:del w:id="2334" w:author="作者" w:date="2026-08-27T09:50:00Z">
        <w:r w:rsidR="005A14BF" w:rsidRPr="00FE5058">
          <w:rPr>
            <w:rFonts w:hAnsi="宋体" w:cs="宋体" w:hint="eastAsia"/>
          </w:rPr>
          <w:delText xml:space="preserve"> to deter</w:delText>
        </w:r>
        <w:r w:rsidR="005A14BF" w:rsidRPr="00FE5058">
          <w:rPr>
            <w:rFonts w:hAnsi="宋体" w:cs="宋体" w:hint="eastAsia"/>
          </w:rPr>
          <w:delText>mine ``</w:delText>
        </w:r>
      </w:del>
      <w:ins w:id="2335" w:author="作者" w:date="2026-08-27T09:50:00Z">
        <w:r w:rsidRPr="009C74B6">
          <w:rPr>
            <w:rFonts w:hAnsi="宋体" w:cs="宋体"/>
          </w:rPr>
          <w:t xml:space="preserve">, determining </w:t>
        </w:r>
      </w:ins>
      <w:r w:rsidRPr="009C74B6">
        <w:rPr>
          <w:rFonts w:hAnsi="宋体" w:cs="宋体"/>
        </w:rPr>
        <w:t>which network to switch to,</w:t>
      </w:r>
      <w:del w:id="2336" w:author="作者" w:date="2026-08-27T09:50:00Z">
        <w:r w:rsidR="005A14BF" w:rsidRPr="00FE5058">
          <w:rPr>
            <w:rFonts w:hAnsi="宋体" w:cs="宋体" w:hint="eastAsia"/>
          </w:rPr>
          <w:delText>''</w:delText>
        </w:r>
      </w:del>
      <w:r w:rsidRPr="009C74B6">
        <w:rPr>
          <w:rFonts w:hAnsi="宋体" w:cs="宋体"/>
        </w:rPr>
        <w:t xml:space="preserve"> while ADH raises the trigger threshold during </w:t>
      </w:r>
      <w:del w:id="2337" w:author="作者" w:date="2026-08-27T09:50:00Z">
        <w:r w:rsidR="005A14BF" w:rsidRPr="00FE5058">
          <w:rPr>
            <w:rFonts w:hAnsi="宋体" w:cs="宋体" w:hint="eastAsia"/>
          </w:rPr>
          <w:delText>fluctuation to determine ``</w:delText>
        </w:r>
      </w:del>
      <w:ins w:id="2338" w:author="作者" w:date="2026-08-27T09:50:00Z">
        <w:r w:rsidRPr="009C74B6">
          <w:rPr>
            <w:rFonts w:hAnsi="宋体" w:cs="宋体"/>
          </w:rPr>
          <w:t xml:space="preserve">fluctuations, determining </w:t>
        </w:r>
      </w:ins>
      <w:r w:rsidRPr="009C74B6">
        <w:rPr>
          <w:rFonts w:hAnsi="宋体" w:cs="宋体"/>
        </w:rPr>
        <w:t>when to switch.</w:t>
      </w:r>
      <w:del w:id="2339" w:author="作者" w:date="2026-08-27T09:50:00Z">
        <w:r w:rsidR="005A14BF" w:rsidRPr="00FE5058">
          <w:rPr>
            <w:rFonts w:hAnsi="宋体" w:cs="宋体" w:hint="eastAsia"/>
          </w:rPr>
          <w:delText>''</w:delText>
        </w:r>
      </w:del>
      <w:r w:rsidRPr="009C74B6">
        <w:rPr>
          <w:rFonts w:hAnsi="宋体" w:cs="宋体"/>
        </w:rPr>
        <w:t xml:space="preserve"> Together, they preserve </w:t>
      </w:r>
      <w:del w:id="2340" w:author="作者" w:date="2026-08-27T09:50:00Z">
        <w:r w:rsidR="005A14BF" w:rsidRPr="00FE5058">
          <w:rPr>
            <w:rFonts w:hAnsi="宋体" w:cs="宋体" w:hint="eastAsia"/>
          </w:rPr>
          <w:delText>correct</w:delText>
        </w:r>
      </w:del>
      <w:ins w:id="2341" w:author="作者" w:date="2026-08-27T09:50:00Z">
        <w:r w:rsidRPr="009C74B6">
          <w:rPr>
            <w:rFonts w:hAnsi="宋体" w:cs="宋体"/>
          </w:rPr>
          <w:t>necessary</w:t>
        </w:r>
      </w:ins>
      <w:r w:rsidRPr="009C74B6">
        <w:rPr>
          <w:rFonts w:hAnsi="宋体" w:cs="宋体"/>
        </w:rPr>
        <w:t xml:space="preserve"> handovers</w:t>
      </w:r>
      <w:del w:id="2342" w:author="作者" w:date="2026-08-27T09:50:00Z">
        <w:r w:rsidR="005A14BF" w:rsidRPr="00FE5058">
          <w:rPr>
            <w:rFonts w:hAnsi="宋体" w:cs="宋体" w:hint="eastAsia"/>
          </w:rPr>
          <w:delText xml:space="preserve"> while reducing</w:delText>
        </w:r>
      </w:del>
      <w:ins w:id="2343" w:author="作者" w:date="2026-08-27T09:50:00Z">
        <w:r w:rsidRPr="009C74B6">
          <w:rPr>
            <w:rFonts w:hAnsi="宋体" w:cs="宋体"/>
          </w:rPr>
          <w:t>, reduce</w:t>
        </w:r>
      </w:ins>
      <w:r w:rsidRPr="009C74B6">
        <w:rPr>
          <w:rFonts w:hAnsi="宋体" w:cs="宋体"/>
        </w:rPr>
        <w:t xml:space="preserve"> false handovers</w:t>
      </w:r>
      <w:ins w:id="2344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and </w:t>
      </w:r>
      <w:del w:id="2345" w:author="作者" w:date="2026-08-27T09:50:00Z">
        <w:r w:rsidR="005A14BF" w:rsidRPr="00FE5058">
          <w:rPr>
            <w:rFonts w:hAnsi="宋体" w:cs="宋体" w:hint="eastAsia"/>
          </w:rPr>
          <w:delText>the resulting</w:delText>
        </w:r>
      </w:del>
      <w:ins w:id="2346" w:author="作者" w:date="2026-08-27T09:50:00Z">
        <w:r w:rsidRPr="009C74B6">
          <w:rPr>
            <w:rFonts w:hAnsi="宋体" w:cs="宋体"/>
          </w:rPr>
          <w:t>limit associated</w:t>
        </w:r>
      </w:ins>
      <w:r w:rsidRPr="009C74B6">
        <w:rPr>
          <w:rFonts w:hAnsi="宋体" w:cs="宋体"/>
        </w:rPr>
        <w:t xml:space="preserve"> link-reestablishment overhead.</w:t>
      </w:r>
    </w:p>
    <w:p w14:paraId="7A80B58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6C18C6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\begin{figure}[H]</w:t>
      </w:r>
    </w:p>
    <w:p w14:paraId="3A3455D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\centering</w:t>
      </w:r>
    </w:p>
    <w:p w14:paraId="04CCD2D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\includegraphics[width=0.86\textwidth]{fig_adaptive_hysteresis_proof.png}</w:t>
      </w:r>
    </w:p>
    <w:p w14:paraId="40C190D8" w14:textId="2716232B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\caption{Adaptive-hysteresis validation</w:t>
      </w:r>
      <w:del w:id="2347" w:author="作者" w:date="2026-08-27T09:50:00Z">
        <w:r w:rsidR="005A14BF" w:rsidRPr="00FE5058">
          <w:rPr>
            <w:rFonts w:hAnsi="宋体" w:cs="宋体" w:hint="eastAsia"/>
          </w:rPr>
          <w:delText>:</w:delText>
        </w:r>
      </w:del>
      <w:ins w:id="2348" w:author="作者" w:date="2026-08-27T09:50:00Z">
        <w:r w:rsidRPr="009C74B6">
          <w:rPr>
            <w:rFonts w:hAnsi="宋体" w:cs="宋体"/>
          </w:rPr>
          <w:t xml:space="preserve"> of</w:t>
        </w:r>
      </w:ins>
      <w:r w:rsidRPr="009C74B6">
        <w:rPr>
          <w:rFonts w:hAnsi="宋体" w:cs="宋体"/>
        </w:rPr>
        <w:t xml:space="preserve"> fixed low threshold ($\Delta_{\mathrm{th}}=0.03$) </w:t>
      </w:r>
      <w:del w:id="2349" w:author="作者" w:date="2026-08-27T09:50:00Z">
        <w:r w:rsidR="005A14BF" w:rsidRPr="00FE5058">
          <w:rPr>
            <w:rFonts w:hAnsi="宋体" w:cs="宋体" w:hint="eastAsia"/>
          </w:rPr>
          <w:delText>versus</w:delText>
        </w:r>
      </w:del>
      <w:ins w:id="2350" w:author="作者" w:date="2026-08-27T09:50:00Z">
        <w:r w:rsidRPr="009C74B6">
          <w:rPr>
            <w:rFonts w:hAnsi="宋体" w:cs="宋体"/>
          </w:rPr>
          <w:t>and</w:t>
        </w:r>
      </w:ins>
      <w:r w:rsidRPr="009C74B6">
        <w:rPr>
          <w:rFonts w:hAnsi="宋体" w:cs="宋体"/>
        </w:rPr>
        <w:t xml:space="preserve"> ALERA under sustained</w:t>
      </w:r>
      <w:del w:id="2351" w:author="作者" w:date="2026-08-27T09:50:00Z">
        <w:r w:rsidR="005A14BF" w:rsidRPr="00FE5058">
          <w:rPr>
            <w:rFonts w:hAnsi="宋体" w:cs="宋体" w:hint="eastAsia"/>
          </w:rPr>
          <w:delText>-link-</w:delText>
        </w:r>
      </w:del>
      <w:ins w:id="2352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>degradation and transient</w:t>
      </w:r>
      <w:del w:id="2353" w:author="作者" w:date="2026-08-27T09:50:00Z">
        <w:r w:rsidR="005A14BF" w:rsidRPr="00FE5058">
          <w:rPr>
            <w:rFonts w:hAnsi="宋体" w:cs="宋体" w:hint="eastAsia"/>
          </w:rPr>
          <w:delText>-</w:delText>
        </w:r>
      </w:del>
      <w:ins w:id="2354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>fluctuation</w:t>
      </w:r>
      <w:del w:id="2355" w:author="作者" w:date="2026-08-27T09:50:00Z">
        <w:r w:rsidR="005A14BF" w:rsidRPr="00FE5058">
          <w:rPr>
            <w:rFonts w:hAnsi="宋体" w:cs="宋体" w:hint="eastAsia"/>
          </w:rPr>
          <w:delText xml:space="preserve"> competition}</w:delText>
        </w:r>
      </w:del>
      <w:ins w:id="2356" w:author="作者" w:date="2026-08-27T09:50:00Z">
        <w:r w:rsidRPr="009C74B6">
          <w:rPr>
            <w:rFonts w:hAnsi="宋体" w:cs="宋体"/>
          </w:rPr>
          <w:t>.}</w:t>
        </w:r>
      </w:ins>
    </w:p>
    <w:p w14:paraId="5CDE894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\label{fig:enhanced}</w:t>
      </w:r>
    </w:p>
    <w:p w14:paraId="60456EB0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\end{figure}</w:t>
      </w:r>
    </w:p>
    <w:p w14:paraId="62B4467A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3900AFC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\section{Conclusion}</w:t>
      </w:r>
    </w:p>
    <w:p w14:paraId="6A644FFD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55D8FED" w14:textId="318DCDA1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For </w:t>
      </w:r>
      <w:del w:id="2357" w:author="作者" w:date="2026-08-27T09:50:00Z">
        <w:r w:rsidR="005A14BF" w:rsidRPr="00FE5058">
          <w:rPr>
            <w:rFonts w:hAnsi="宋体" w:cs="宋体" w:hint="eastAsia"/>
          </w:rPr>
          <w:delText>vertical-handover problems caused by</w:delText>
        </w:r>
      </w:del>
      <w:ins w:id="2358" w:author="作者" w:date="2026-08-27T09:50:00Z">
        <w:r w:rsidRPr="009C74B6">
          <w:rPr>
            <w:rFonts w:hAnsi="宋体" w:cs="宋体"/>
          </w:rPr>
          <w:t>VHO challenges arising from</w:t>
        </w:r>
      </w:ins>
      <w:r w:rsidRPr="009C74B6">
        <w:rPr>
          <w:rFonts w:hAnsi="宋体" w:cs="宋体"/>
        </w:rPr>
        <w:t xml:space="preserve"> wide-area flight, heterogeneous coverage, and rapid link-state changes in UAV remote</w:t>
      </w:r>
      <w:del w:id="2359" w:author="作者" w:date="2026-08-27T09:50:00Z">
        <w:r w:rsidR="005A14BF" w:rsidRPr="00FE5058">
          <w:rPr>
            <w:rFonts w:hAnsi="宋体" w:cs="宋体" w:hint="eastAsia"/>
          </w:rPr>
          <w:delText>-</w:delText>
        </w:r>
      </w:del>
      <w:ins w:id="2360" w:author="作者" w:date="2026-08-27T09:50:00Z">
        <w:r w:rsidRPr="009C74B6">
          <w:rPr>
            <w:rFonts w:hAnsi="宋体" w:cs="宋体"/>
          </w:rPr>
          <w:t xml:space="preserve"> </w:t>
        </w:r>
      </w:ins>
      <w:r w:rsidRPr="009C74B6">
        <w:rPr>
          <w:rFonts w:hAnsi="宋体" w:cs="宋体"/>
        </w:rPr>
        <w:t>sensing</w:t>
      </w:r>
      <w:del w:id="2361" w:author="作者" w:date="2026-08-27T09:50:00Z">
        <w:r w:rsidR="005A14BF" w:rsidRPr="00FE5058">
          <w:rPr>
            <w:rFonts w:hAnsi="宋体" w:cs="宋体" w:hint="eastAsia"/>
          </w:rPr>
          <w:delText xml:space="preserve"> monitoring</w:delText>
        </w:r>
      </w:del>
      <w:r w:rsidRPr="009C74B6">
        <w:rPr>
          <w:rFonts w:hAnsi="宋体" w:cs="宋体"/>
        </w:rPr>
        <w:t xml:space="preserve">, this paper proposes LAAVHA and </w:t>
      </w:r>
      <w:del w:id="2362" w:author="作者" w:date="2026-08-27T09:50:00Z">
        <w:r w:rsidR="005A14BF" w:rsidRPr="00FE5058">
          <w:rPr>
            <w:rFonts w:hAnsi="宋体" w:cs="宋体" w:hint="eastAsia"/>
          </w:rPr>
          <w:delText>furt</w:delText>
        </w:r>
        <w:r w:rsidR="005A14BF" w:rsidRPr="00FE5058">
          <w:rPr>
            <w:rFonts w:hAnsi="宋体" w:cs="宋体" w:hint="eastAsia"/>
          </w:rPr>
          <w:delText>her proposes</w:delText>
        </w:r>
      </w:del>
      <w:ins w:id="2363" w:author="作者" w:date="2026-08-27T09:50:00Z">
        <w:r w:rsidRPr="009C74B6">
          <w:rPr>
            <w:rFonts w:hAnsi="宋体" w:cs="宋体"/>
          </w:rPr>
          <w:t>its enhanced version,</w:t>
        </w:r>
      </w:ins>
      <w:r w:rsidRPr="009C74B6">
        <w:rPr>
          <w:rFonts w:hAnsi="宋体" w:cs="宋体"/>
        </w:rPr>
        <w:t xml:space="preserve"> ALERA. LAAVHA integrates stacked-LSTM short-term state prediction, attention-based dynamic attribute weighting, improved TOPSIS </w:t>
      </w:r>
      <w:del w:id="2364" w:author="作者" w:date="2026-08-27T09:50:00Z">
        <w:r w:rsidR="005A14BF" w:rsidRPr="00FE5058">
          <w:rPr>
            <w:rFonts w:hAnsi="宋体" w:cs="宋体" w:hint="eastAsia"/>
          </w:rPr>
          <w:delText>ranking that fuses</w:delText>
        </w:r>
      </w:del>
      <w:ins w:id="2365" w:author="作者" w:date="2026-08-27T09:50:00Z">
        <w:r w:rsidRPr="009C74B6">
          <w:rPr>
            <w:rFonts w:hAnsi="宋体" w:cs="宋体"/>
          </w:rPr>
          <w:t>using</w:t>
        </w:r>
      </w:ins>
      <w:r w:rsidRPr="009C74B6">
        <w:rPr>
          <w:rFonts w:hAnsi="宋体" w:cs="宋体"/>
        </w:rPr>
        <w:t xml:space="preserve"> current and predicted states, and dual-hysteresis decision</w:t>
      </w:r>
      <w:del w:id="2366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2367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 xml:space="preserve">making. </w:t>
      </w:r>
      <w:del w:id="2368" w:author="作者" w:date="2026-08-27T09:50:00Z">
        <w:r w:rsidR="005A14BF" w:rsidRPr="00FE5058">
          <w:rPr>
            <w:rFonts w:hAnsi="宋体" w:cs="宋体" w:hint="eastAsia"/>
          </w:rPr>
          <w:delText>It allows network selection t</w:delText>
        </w:r>
        <w:r w:rsidR="005A14BF" w:rsidRPr="00FE5058">
          <w:rPr>
            <w:rFonts w:hAnsi="宋体" w:cs="宋体" w:hint="eastAsia"/>
          </w:rPr>
          <w:delText>o use</w:delText>
        </w:r>
      </w:del>
      <w:ins w:id="2369" w:author="作者" w:date="2026-08-27T09:50:00Z">
        <w:r w:rsidRPr="009C74B6">
          <w:rPr>
            <w:rFonts w:hAnsi="宋体" w:cs="宋体"/>
          </w:rPr>
          <w:t>This joint use of</w:t>
        </w:r>
      </w:ins>
      <w:r w:rsidRPr="009C74B6">
        <w:rPr>
          <w:rFonts w:hAnsi="宋体" w:cs="宋体"/>
        </w:rPr>
        <w:t xml:space="preserve"> temporal evolution, flight state, and multi-attribute service requirements </w:t>
      </w:r>
      <w:del w:id="2370" w:author="作者" w:date="2026-08-27T09:50:00Z">
        <w:r w:rsidR="005A14BF" w:rsidRPr="00FE5058">
          <w:rPr>
            <w:rFonts w:hAnsi="宋体" w:cs="宋体" w:hint="eastAsia"/>
          </w:rPr>
          <w:delText>jointly, reducing frequent</w:delText>
        </w:r>
      </w:del>
      <w:ins w:id="2371" w:author="作者" w:date="2026-08-27T09:50:00Z">
        <w:r w:rsidRPr="009C74B6">
          <w:rPr>
            <w:rFonts w:hAnsi="宋体" w:cs="宋体"/>
          </w:rPr>
          <w:t>reduces</w:t>
        </w:r>
      </w:ins>
      <w:r w:rsidRPr="009C74B6">
        <w:rPr>
          <w:rFonts w:hAnsi="宋体" w:cs="宋体"/>
        </w:rPr>
        <w:t xml:space="preserve"> handovers </w:t>
      </w:r>
      <w:del w:id="2372" w:author="作者" w:date="2026-08-27T09:50:00Z">
        <w:r w:rsidR="005A14BF" w:rsidRPr="00FE5058">
          <w:rPr>
            <w:rFonts w:hAnsi="宋体" w:cs="宋体" w:hint="eastAsia"/>
          </w:rPr>
          <w:delText>induced</w:delText>
        </w:r>
      </w:del>
      <w:ins w:id="2373" w:author="作者" w:date="2026-08-27T09:50:00Z">
        <w:r w:rsidRPr="009C74B6">
          <w:rPr>
            <w:rFonts w:hAnsi="宋体" w:cs="宋体"/>
          </w:rPr>
          <w:t>caused</w:t>
        </w:r>
      </w:ins>
      <w:r w:rsidRPr="009C74B6">
        <w:rPr>
          <w:rFonts w:hAnsi="宋体" w:cs="宋体"/>
        </w:rPr>
        <w:t xml:space="preserve"> by transient </w:t>
      </w:r>
      <w:del w:id="2374" w:author="作者" w:date="2026-08-27T09:50:00Z">
        <w:r w:rsidR="005A14BF" w:rsidRPr="00FE5058">
          <w:rPr>
            <w:rFonts w:hAnsi="宋体" w:cs="宋体" w:hint="eastAsia"/>
          </w:rPr>
          <w:delText>variation near coverage boundaries.</w:delText>
        </w:r>
      </w:del>
      <w:ins w:id="2375" w:author="作者" w:date="2026-08-27T09:50:00Z">
        <w:r w:rsidRPr="009C74B6">
          <w:rPr>
            <w:rFonts w:hAnsi="宋体" w:cs="宋体"/>
          </w:rPr>
          <w:t>boundary fluctuations.</w:t>
        </w:r>
      </w:ins>
      <w:r w:rsidRPr="009C74B6">
        <w:rPr>
          <w:rFonts w:hAnsi="宋体" w:cs="宋体"/>
        </w:rPr>
        <w:t xml:space="preserve"> Without </w:t>
      </w:r>
      <w:del w:id="2376" w:author="作者" w:date="2026-08-27T09:50:00Z">
        <w:r w:rsidR="005A14BF" w:rsidRPr="00FE5058">
          <w:rPr>
            <w:rFonts w:hAnsi="宋体" w:cs="宋体" w:hint="eastAsia"/>
          </w:rPr>
          <w:delText>changing</w:delText>
        </w:r>
      </w:del>
      <w:ins w:id="2377" w:author="作者" w:date="2026-08-27T09:50:00Z">
        <w:r w:rsidRPr="009C74B6">
          <w:rPr>
            <w:rFonts w:hAnsi="宋体" w:cs="宋体"/>
          </w:rPr>
          <w:t>altering</w:t>
        </w:r>
      </w:ins>
      <w:r w:rsidRPr="009C74B6">
        <w:rPr>
          <w:rFonts w:hAnsi="宋体" w:cs="宋体"/>
        </w:rPr>
        <w:t xml:space="preserve"> the LSTM-attention </w:t>
      </w:r>
      <w:del w:id="2378" w:author="作者" w:date="2026-08-27T09:50:00Z">
        <w:r w:rsidR="005A14BF" w:rsidRPr="00FE5058">
          <w:rPr>
            <w:rFonts w:hAnsi="宋体" w:cs="宋体" w:hint="eastAsia"/>
          </w:rPr>
          <w:delText>structure</w:delText>
        </w:r>
      </w:del>
      <w:ins w:id="2379" w:author="作者" w:date="2026-08-27T09:50:00Z">
        <w:r w:rsidRPr="009C74B6">
          <w:rPr>
            <w:rFonts w:hAnsi="宋体" w:cs="宋体"/>
          </w:rPr>
          <w:t>architecture</w:t>
        </w:r>
      </w:ins>
      <w:r w:rsidRPr="009C74B6">
        <w:rPr>
          <w:rFonts w:hAnsi="宋体" w:cs="宋体"/>
        </w:rPr>
        <w:t xml:space="preserve"> or training parameters, ALERA </w:t>
      </w:r>
      <w:del w:id="2380" w:author="作者" w:date="2026-08-27T09:50:00Z">
        <w:r w:rsidR="005A14BF" w:rsidRPr="00FE5058">
          <w:rPr>
            <w:rFonts w:hAnsi="宋体" w:cs="宋体" w:hint="eastAsia"/>
          </w:rPr>
          <w:delText>uses</w:delText>
        </w:r>
      </w:del>
      <w:ins w:id="2381" w:author="作者" w:date="2026-08-27T09:50:00Z">
        <w:r w:rsidRPr="009C74B6">
          <w:rPr>
            <w:rFonts w:hAnsi="宋体" w:cs="宋体"/>
          </w:rPr>
          <w:t>adds</w:t>
        </w:r>
      </w:ins>
      <w:r w:rsidRPr="009C74B6">
        <w:rPr>
          <w:rFonts w:hAnsi="宋体" w:cs="宋体"/>
        </w:rPr>
        <w:t xml:space="preserve"> ADH to adapt the handover threshold and confirmation window to serving-network SINR variation and flight speed, and </w:t>
      </w:r>
      <w:del w:id="2382" w:author="作者" w:date="2026-08-27T09:50:00Z">
        <w:r w:rsidR="005A14BF" w:rsidRPr="00FE5058">
          <w:rPr>
            <w:rFonts w:hAnsi="宋体" w:cs="宋体" w:hint="eastAsia"/>
          </w:rPr>
          <w:delText xml:space="preserve">uses </w:delText>
        </w:r>
      </w:del>
      <w:r w:rsidRPr="009C74B6">
        <w:rPr>
          <w:rFonts w:hAnsi="宋体" w:cs="宋体"/>
        </w:rPr>
        <w:t xml:space="preserve">RS-TOPSIS to </w:t>
      </w:r>
      <w:del w:id="2383" w:author="作者" w:date="2026-08-27T09:50:00Z">
        <w:r w:rsidR="005A14BF" w:rsidRPr="00FE5058">
          <w:rPr>
            <w:rFonts w:hAnsi="宋体" w:cs="宋体" w:hint="eastAsia"/>
          </w:rPr>
          <w:delText>apply a risk penalty to</w:delText>
        </w:r>
      </w:del>
      <w:ins w:id="2384" w:author="作者" w:date="2026-08-27T09:50:00Z">
        <w:r w:rsidRPr="009C74B6">
          <w:rPr>
            <w:rFonts w:hAnsi="宋体" w:cs="宋体"/>
          </w:rPr>
          <w:t>penalize</w:t>
        </w:r>
      </w:ins>
      <w:r w:rsidRPr="009C74B6">
        <w:rPr>
          <w:rFonts w:hAnsi="宋体" w:cs="宋体"/>
        </w:rPr>
        <w:t xml:space="preserve"> historical closeness variation. </w:t>
      </w:r>
      <w:del w:id="2385" w:author="作者" w:date="2026-08-27T09:50:00Z">
        <w:r w:rsidR="005A14BF" w:rsidRPr="00FE5058">
          <w:rPr>
            <w:rFonts w:hAnsi="宋体" w:cs="宋体" w:hint="eastAsia"/>
          </w:rPr>
          <w:delText>It enhances</w:delText>
        </w:r>
      </w:del>
      <w:ins w:id="2386" w:author="作者" w:date="2026-08-27T09:50:00Z">
        <w:r w:rsidRPr="009C74B6">
          <w:rPr>
            <w:rFonts w:hAnsi="宋体" w:cs="宋体"/>
          </w:rPr>
          <w:t>Therefore, it improves</w:t>
        </w:r>
      </w:ins>
      <w:r w:rsidRPr="009C74B6">
        <w:rPr>
          <w:rFonts w:hAnsi="宋体" w:cs="宋体"/>
        </w:rPr>
        <w:t xml:space="preserve"> adaptation </w:t>
      </w:r>
      <w:del w:id="2387" w:author="作者" w:date="2026-08-27T09:50:00Z">
        <w:r w:rsidR="005A14BF" w:rsidRPr="00FE5058">
          <w:rPr>
            <w:rFonts w:hAnsi="宋体" w:cs="宋体" w:hint="eastAsia"/>
          </w:rPr>
          <w:delText xml:space="preserve">to complex channel changes </w:delText>
        </w:r>
      </w:del>
      <w:r w:rsidRPr="009C74B6">
        <w:rPr>
          <w:rFonts w:hAnsi="宋体" w:cs="宋体"/>
        </w:rPr>
        <w:t xml:space="preserve">through both ``when to switch'' and ``which network to switch to.'' </w:t>
      </w:r>
      <w:del w:id="2388" w:author="作者" w:date="2026-08-27T09:50:00Z">
        <w:r w:rsidR="005A14BF" w:rsidRPr="00FE5058">
          <w:rPr>
            <w:rFonts w:hAnsi="宋体" w:cs="宋体" w:hint="eastAsia"/>
          </w:rPr>
          <w:delText xml:space="preserve">Simulations with </w:delText>
        </w:r>
      </w:del>
      <w:ins w:id="2389" w:author="作者" w:date="2026-08-27T09:50:00Z">
        <w:r w:rsidRPr="009C74B6">
          <w:rPr>
            <w:rFonts w:hAnsi="宋体" w:cs="宋体"/>
          </w:rPr>
          <w:t xml:space="preserve">Across </w:t>
        </w:r>
      </w:ins>
      <w:r w:rsidRPr="009C74B6">
        <w:rPr>
          <w:rFonts w:hAnsi="宋体" w:cs="宋体"/>
        </w:rPr>
        <w:t>50 random seeds</w:t>
      </w:r>
      <w:del w:id="2390" w:author="作者" w:date="2026-08-27T09:50:00Z">
        <w:r w:rsidR="005A14BF" w:rsidRPr="00FE5058">
          <w:rPr>
            <w:rFonts w:hAnsi="宋体" w:cs="宋体" w:hint="eastAsia"/>
          </w:rPr>
          <w:delText xml:space="preserve"> show that</w:delText>
        </w:r>
      </w:del>
      <w:ins w:id="2391" w:author="作者" w:date="2026-08-27T09:50:00Z">
        <w:r w:rsidRPr="009C74B6">
          <w:rPr>
            <w:rFonts w:hAnsi="宋体" w:cs="宋体"/>
          </w:rPr>
          <w:t>,</w:t>
        </w:r>
      </w:ins>
      <w:r w:rsidRPr="009C74B6">
        <w:rPr>
          <w:rFonts w:hAnsi="宋体" w:cs="宋体"/>
        </w:rPr>
        <w:t xml:space="preserve"> LAAVHA </w:t>
      </w:r>
      <w:del w:id="2392" w:author="作者" w:date="2026-08-27T09:50:00Z">
        <w:r w:rsidR="005A14BF" w:rsidRPr="00FE5058">
          <w:rPr>
            <w:rFonts w:hAnsi="宋体" w:cs="宋体" w:hint="eastAsia"/>
          </w:rPr>
          <w:delText xml:space="preserve">has a </w:delText>
        </w:r>
      </w:del>
      <w:ins w:id="2393" w:author="作者" w:date="2026-08-27T09:50:00Z">
        <w:r w:rsidRPr="009C74B6">
          <w:rPr>
            <w:rFonts w:hAnsi="宋体" w:cs="宋体"/>
          </w:rPr>
          <w:t xml:space="preserve">achieves the lowest </w:t>
        </w:r>
      </w:ins>
      <w:r w:rsidRPr="009C74B6">
        <w:rPr>
          <w:rFonts w:hAnsi="宋体" w:cs="宋体"/>
        </w:rPr>
        <w:t xml:space="preserve">mean handover count </w:t>
      </w:r>
      <w:del w:id="2394" w:author="作者" w:date="2026-08-27T09:50:00Z">
        <w:r w:rsidR="005A14BF" w:rsidRPr="00FE5058">
          <w:rPr>
            <w:rFonts w:hAnsi="宋体" w:cs="宋体" w:hint="eastAsia"/>
          </w:rPr>
          <w:delText xml:space="preserve">of $0.24$, the lowest </w:delText>
        </w:r>
      </w:del>
      <w:r w:rsidRPr="009C74B6">
        <w:rPr>
          <w:rFonts w:hAnsi="宋体" w:cs="宋体"/>
        </w:rPr>
        <w:t>among 11 algorithms</w:t>
      </w:r>
      <w:del w:id="2395" w:author="作者" w:date="2026-08-27T09:50:00Z">
        <w:r w:rsidR="005A14BF" w:rsidRPr="00FE5058">
          <w:rPr>
            <w:rFonts w:hAnsi="宋体" w:cs="宋体" w:hint="eastAsia"/>
          </w:rPr>
          <w:delText>, and reduces the count</w:delText>
        </w:r>
      </w:del>
      <w:ins w:id="2396" w:author="作者" w:date="2026-08-27T09:50:00Z">
        <w:r w:rsidRPr="009C74B6">
          <w:rPr>
            <w:rFonts w:hAnsi="宋体" w:cs="宋体"/>
          </w:rPr>
          <w:t xml:space="preserve"> ($0.24$), reducing handovers</w:t>
        </w:r>
      </w:ins>
      <w:r w:rsidRPr="009C74B6">
        <w:rPr>
          <w:rFonts w:hAnsi="宋体" w:cs="宋体"/>
        </w:rPr>
        <w:t xml:space="preserve"> by $84.8</w:t>
      </w:r>
      <w:del w:id="2397" w:author="作者" w:date="2026-08-27T09:50:00Z">
        <w:r w:rsidR="005A14BF" w:rsidRPr="00FE5058">
          <w:rPr>
            <w:rFonts w:hAnsi="宋体" w:cs="宋体" w:hint="eastAsia"/>
          </w:rPr>
          <w:delText>\%\sim99</w:delText>
        </w:r>
      </w:del>
      <w:ins w:id="2398" w:author="作者" w:date="2026-08-27T09:50:00Z">
        <w:r w:rsidRPr="009C74B6">
          <w:rPr>
            <w:rFonts w:hAnsi="宋体" w:cs="宋体"/>
          </w:rPr>
          <w:t>\%-99</w:t>
        </w:r>
      </w:ins>
      <w:r w:rsidRPr="009C74B6">
        <w:rPr>
          <w:rFonts w:hAnsi="宋体" w:cs="宋体"/>
        </w:rPr>
        <w:t xml:space="preserve">.1\%$ </w:t>
      </w:r>
      <w:del w:id="2399" w:author="作者" w:date="2026-08-27T09:50:00Z">
        <w:r w:rsidR="005A14BF" w:rsidRPr="00FE5058">
          <w:rPr>
            <w:rFonts w:hAnsi="宋体" w:cs="宋体" w:hint="eastAsia"/>
          </w:rPr>
          <w:delText>relative to</w:delText>
        </w:r>
      </w:del>
      <w:ins w:id="2400" w:author="作者" w:date="2026-08-27T09:50:00Z">
        <w:r w:rsidRPr="009C74B6">
          <w:rPr>
            <w:rFonts w:hAnsi="宋体" w:cs="宋体"/>
          </w:rPr>
          <w:t>versus</w:t>
        </w:r>
      </w:ins>
      <w:r w:rsidRPr="009C74B6">
        <w:rPr>
          <w:rFonts w:hAnsi="宋体" w:cs="宋体"/>
        </w:rPr>
        <w:t xml:space="preserve"> eight </w:t>
      </w:r>
      <w:del w:id="2401" w:author="作者" w:date="2026-08-27T09:50:00Z">
        <w:r w:rsidR="005A14BF" w:rsidRPr="00FE5058">
          <w:rPr>
            <w:rFonts w:hAnsi="宋体" w:cs="宋体" w:hint="eastAsia"/>
          </w:rPr>
          <w:delText xml:space="preserve">comparison algorithms; </w:delText>
        </w:r>
      </w:del>
      <w:ins w:id="2402" w:author="作者" w:date="2026-08-27T09:50:00Z">
        <w:r w:rsidRPr="009C74B6">
          <w:rPr>
            <w:rFonts w:hAnsi="宋体" w:cs="宋体"/>
          </w:rPr>
          <w:t xml:space="preserve">baselines, with </w:t>
        </w:r>
      </w:ins>
      <w:r w:rsidRPr="009C74B6">
        <w:rPr>
          <w:rFonts w:hAnsi="宋体" w:cs="宋体"/>
        </w:rPr>
        <w:t xml:space="preserve">38 of 50 runs </w:t>
      </w:r>
      <w:del w:id="2403" w:author="作者" w:date="2026-08-27T09:50:00Z">
        <w:r w:rsidR="005A14BF" w:rsidRPr="00FE5058">
          <w:rPr>
            <w:rFonts w:hAnsi="宋体" w:cs="宋体" w:hint="eastAsia"/>
          </w:rPr>
          <w:delText>have zero handovers.</w:delText>
        </w:r>
      </w:del>
      <w:ins w:id="2404" w:author="作者" w:date="2026-08-27T09:50:00Z">
        <w:r w:rsidRPr="009C74B6">
          <w:rPr>
            <w:rFonts w:hAnsi="宋体" w:cs="宋体"/>
          </w:rPr>
          <w:t>requiring none.</w:t>
        </w:r>
      </w:ins>
      <w:r w:rsidRPr="009C74B6">
        <w:rPr>
          <w:rFonts w:hAnsi="宋体" w:cs="宋体"/>
        </w:rPr>
        <w:t xml:space="preserve"> Removing LSTM prediction or </w:t>
      </w:r>
      <w:ins w:id="2405" w:author="作者" w:date="2026-08-27T09:50:00Z">
        <w:r w:rsidRPr="009C74B6">
          <w:rPr>
            <w:rFonts w:hAnsi="宋体" w:cs="宋体"/>
          </w:rPr>
          <w:t xml:space="preserve">dynamic </w:t>
        </w:r>
      </w:ins>
      <w:r w:rsidRPr="009C74B6">
        <w:rPr>
          <w:rFonts w:hAnsi="宋体" w:cs="宋体"/>
        </w:rPr>
        <w:t>attention</w:t>
      </w:r>
      <w:del w:id="2406" w:author="作者" w:date="2026-08-27T09:50:00Z">
        <w:r w:rsidR="005A14BF" w:rsidRPr="00FE5058">
          <w:rPr>
            <w:rFonts w:hAnsi="宋体" w:cs="宋体" w:hint="eastAsia"/>
          </w:rPr>
          <w:delText>-based dynamic weights raises</w:delText>
        </w:r>
      </w:del>
      <w:ins w:id="2407" w:author="作者" w:date="2026-08-27T09:50:00Z">
        <w:r w:rsidRPr="009C74B6">
          <w:rPr>
            <w:rFonts w:hAnsi="宋体" w:cs="宋体"/>
          </w:rPr>
          <w:t xml:space="preserve"> weighting increases</w:t>
        </w:r>
      </w:ins>
      <w:r w:rsidRPr="009C74B6">
        <w:rPr>
          <w:rFonts w:hAnsi="宋体" w:cs="宋体"/>
        </w:rPr>
        <w:t xml:space="preserve"> the mean to $1.08$ and $2.00$, respectively. ALERA completes all necessary handovers under sustained </w:t>
      </w:r>
      <w:del w:id="2408" w:author="作者" w:date="2026-08-27T09:50:00Z">
        <w:r w:rsidR="005A14BF" w:rsidRPr="00FE5058">
          <w:rPr>
            <w:rFonts w:hAnsi="宋体" w:cs="宋体" w:hint="eastAsia"/>
          </w:rPr>
          <w:delText xml:space="preserve">link </w:delText>
        </w:r>
      </w:del>
      <w:r w:rsidRPr="009C74B6">
        <w:rPr>
          <w:rFonts w:hAnsi="宋体" w:cs="宋体"/>
        </w:rPr>
        <w:t xml:space="preserve">degradation and </w:t>
      </w:r>
      <w:del w:id="2409" w:author="作者" w:date="2026-08-27T09:50:00Z">
        <w:r w:rsidR="005A14BF" w:rsidRPr="00FE5058">
          <w:rPr>
            <w:rFonts w:hAnsi="宋体" w:cs="宋体" w:hint="eastAsia"/>
          </w:rPr>
          <w:delText>has</w:delText>
        </w:r>
      </w:del>
      <w:ins w:id="2410" w:author="作者" w:date="2026-08-27T09:50:00Z">
        <w:r w:rsidRPr="009C74B6">
          <w:rPr>
            <w:rFonts w:hAnsi="宋体" w:cs="宋体"/>
          </w:rPr>
          <w:t>produces</w:t>
        </w:r>
      </w:ins>
      <w:r w:rsidRPr="009C74B6">
        <w:rPr>
          <w:rFonts w:hAnsi="宋体" w:cs="宋体"/>
        </w:rPr>
        <w:t xml:space="preserve"> zero false handovers under transient variation</w:t>
      </w:r>
      <w:del w:id="2411" w:author="作者" w:date="2026-08-27T09:50:00Z">
        <w:r w:rsidR="005A14BF" w:rsidRPr="00FE5058">
          <w:rPr>
            <w:rFonts w:hAnsi="宋体" w:cs="宋体" w:hint="eastAsia"/>
          </w:rPr>
          <w:delText>. The proposed methods therefore provide</w:delText>
        </w:r>
      </w:del>
      <w:ins w:id="2412" w:author="作者" w:date="2026-08-27T09:50:00Z">
        <w:r w:rsidRPr="009C74B6">
          <w:rPr>
            <w:rFonts w:hAnsi="宋体" w:cs="宋体"/>
          </w:rPr>
          <w:t>, demonstrating</w:t>
        </w:r>
      </w:ins>
      <w:r w:rsidRPr="009C74B6">
        <w:rPr>
          <w:rFonts w:hAnsi="宋体" w:cs="宋体"/>
        </w:rPr>
        <w:t xml:space="preserve"> reliable </w:t>
      </w:r>
      <w:del w:id="2413" w:author="作者" w:date="2026-08-27T09:50:00Z">
        <w:r w:rsidR="005A14BF" w:rsidRPr="00FE5058">
          <w:rPr>
            <w:rFonts w:hAnsi="宋体" w:cs="宋体" w:hint="eastAsia"/>
          </w:rPr>
          <w:delText xml:space="preserve">handover support for efficient </w:delText>
        </w:r>
      </w:del>
      <w:r w:rsidRPr="009C74B6">
        <w:rPr>
          <w:rFonts w:hAnsi="宋体" w:cs="宋体"/>
        </w:rPr>
        <w:t xml:space="preserve">and stable data </w:t>
      </w:r>
      <w:del w:id="2414" w:author="作者" w:date="2026-08-27T09:50:00Z">
        <w:r w:rsidR="005A14BF" w:rsidRPr="00FE5058">
          <w:rPr>
            <w:rFonts w:hAnsi="宋体" w:cs="宋体" w:hint="eastAsia"/>
          </w:rPr>
          <w:delText>return in</w:delText>
        </w:r>
      </w:del>
      <w:ins w:id="2415" w:author="作者" w:date="2026-08-27T09:50:00Z">
        <w:r w:rsidRPr="009C74B6">
          <w:rPr>
            <w:rFonts w:hAnsi="宋体" w:cs="宋体"/>
          </w:rPr>
          <w:t>transmission for</w:t>
        </w:r>
      </w:ins>
      <w:r w:rsidRPr="009C74B6">
        <w:rPr>
          <w:rFonts w:hAnsi="宋体" w:cs="宋体"/>
        </w:rPr>
        <w:t xml:space="preserve"> UAV remote-sensing missions.</w:t>
      </w:r>
    </w:p>
    <w:p w14:paraId="116749F9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428D84E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\section*{References}</w:t>
      </w:r>
    </w:p>
    <w:p w14:paraId="4A2FD17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{\renewcommand{\refname}{}</w:t>
      </w:r>
    </w:p>
    <w:p w14:paraId="27842D6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\vspace{-2.5em}</w:t>
      </w:r>
    </w:p>
    <w:p w14:paraId="14CFB55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\begin{thebibliography}{34}</w:t>
      </w:r>
    </w:p>
    <w:p w14:paraId="7F6BD4E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\bibitem{ref1} YANG K, WANG Y, GAO X, et al. Communications in space-air-ground integrated networks: an overview[J]. Space: Science \&amp; Technology, 2025, 5: 0199.</w:t>
      </w:r>
    </w:p>
    <w:p w14:paraId="66D32151" w14:textId="28165BA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\bibitem{ref2} GERACI G, </w:t>
      </w:r>
      <w:del w:id="2416" w:author="作者" w:date="2026-08-27T09:50:00Z">
        <w:r w:rsidR="005A14BF" w:rsidRPr="00FE5058">
          <w:rPr>
            <w:rFonts w:hAnsi="宋体" w:cs="宋体" w:hint="eastAsia"/>
          </w:rPr>
          <w:delText>GARCIA-RODRIGUEZ</w:delText>
        </w:r>
      </w:del>
      <w:ins w:id="2417" w:author="作者" w:date="2026-08-27T09:50:00Z">
        <w:r w:rsidRPr="009C74B6">
          <w:rPr>
            <w:rFonts w:hAnsi="宋体" w:cs="宋体"/>
          </w:rPr>
          <w:t>GARCÍA-RODRÍGUEZ</w:t>
        </w:r>
      </w:ins>
      <w:r w:rsidRPr="009C74B6">
        <w:rPr>
          <w:rFonts w:hAnsi="宋体" w:cs="宋体"/>
        </w:rPr>
        <w:t xml:space="preserve"> A, AZARI M M, et al. What will the future of UAV cellular communications be? A flight from 5G to 6G[J]. IEEE Communications Surveys \&amp; Tutorials, 2022, 24(3): 1304--1335.</w:t>
      </w:r>
    </w:p>
    <w:p w14:paraId="4CB20F3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lastRenderedPageBreak/>
        <w:t>\bibitem{ref3} RIBEIRO L M B, M\"ULLER I, BECKER L B. Communication interface manager for improving performance of heterogeneous UAV networks[J]. Sensors, 2021, 21(13): 4255.</w:t>
      </w:r>
    </w:p>
    <w:p w14:paraId="65FFB02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\bibitem{ref4} AYASS T, COQUEIRO T, CARVALHO T, et al. Unmanned aerial vehicle with handover management fuzzy system for 5G networks: challenges and perspectives[J]. Intelligence \&amp; Robotics, 2022, 2(1): 20--36.</w:t>
      </w:r>
    </w:p>
    <w:p w14:paraId="1D1611A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\bibitem{ref5} REHMAN A U, ROSLEE M B, TIANG J J. A survey of handover management in mobile HetNets: current challenges and future directions[J]. Applied Sciences, 2023, 13(5): 3367.</w:t>
      </w:r>
    </w:p>
    <w:p w14:paraId="72AFF7B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\bibitem{ref6} HAGHRAH A, ABDOLLAHI M P, AZARHAVA H, et al. A survey on the handover management in 5G-NR cellular networks: aspects, approaches and challenges[J]. EURASIP Journal on Wireless Communications and Networking, 2023, 2023(1): 52.</w:t>
      </w:r>
    </w:p>
    <w:p w14:paraId="63BE8B8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\bibitem{ref7} WANG Z, LV Z, XU X, et al. Vertical switching algorithm for unmanned aerial vehicle in power grid heterogeneous communication networks[J]. Electronics, 2024, 13(13): 2612.</w:t>
      </w:r>
    </w:p>
    <w:p w14:paraId="1FFBC3D7" w14:textId="7CC6D80D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\bibitem{ref8} ZHONG J, ZHANG L, ALHABO M, et al. A hybrid scheme using TOPSIS and Q-learning for handover decision making in UAV</w:t>
      </w:r>
      <w:del w:id="2418" w:author="作者" w:date="2026-08-27T09:50:00Z">
        <w:r w:rsidR="005A14BF" w:rsidRPr="00FE5058">
          <w:rPr>
            <w:rFonts w:hAnsi="宋体" w:cs="宋体" w:hint="eastAsia"/>
          </w:rPr>
          <w:delText xml:space="preserve"> </w:delText>
        </w:r>
      </w:del>
      <w:ins w:id="2419" w:author="作者" w:date="2026-08-27T09:50:00Z">
        <w:r w:rsidRPr="009C74B6">
          <w:rPr>
            <w:rFonts w:hAnsi="宋体" w:cs="宋体"/>
          </w:rPr>
          <w:t>-</w:t>
        </w:r>
      </w:ins>
      <w:r w:rsidRPr="009C74B6">
        <w:rPr>
          <w:rFonts w:hAnsi="宋体" w:cs="宋体"/>
        </w:rPr>
        <w:t>assisted heterogeneous network[J]. IEEE Access, 2024, 12: 31422--31430.</w:t>
      </w:r>
    </w:p>
    <w:p w14:paraId="1894C40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\bibitem{ref9} GOH M I, MBULWA A I, YEW H T, et al. Handover decision-making algorithm for 5G heterogeneous networks[J]. Electronics, 2023, 12(11): 2384.</w:t>
      </w:r>
    </w:p>
    <w:p w14:paraId="1E303D5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\bibitem{ref10} HWANG C L, YOON K. Multiple attribute decision making: methods and applications. A state-of-the-art survey[M]. Berlin: Springer-Verlag, 1981.</w:t>
      </w:r>
    </w:p>
    <w:p w14:paraId="3BAE30C9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\bibitem{ref11} ZOLFANI S, YAZDANI M, PAMUCAR D, et al. A VIKOR and TOPSIS focused reanalysis of the MADM methods based on logarithmic normalization[J]. Facta Universitatis, Series: Mechanical Engineering, 2020, 18(3): 341--355.</w:t>
      </w:r>
    </w:p>
    <w:p w14:paraId="2492645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\bibitem{ref12} DANTAS SILVA F S, LIMA M P S, CORUJO D, et al. A comprehensive step-wise survey of multiple attribute decision-making mobility approaches[J]. IEEE Access, 2024, 12: 108616--108656.</w:t>
      </w:r>
    </w:p>
    <w:p w14:paraId="1F21195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\bibitem{ref13} SATAPATHY P, MAHAPATRO J. An efficient multicriteria-based vertical handover decision-making algorithm for heterogeneous networks[J]. Transactions on Emerging Telecommunications Technologies, 2022, 33(4): e4409.</w:t>
      </w:r>
    </w:p>
    <w:p w14:paraId="53D67C2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\bibitem{ref14} ZHONG Y, WANG H, LV H, et al. A vertical handoff decision scheme using subjective-objective weighting and grey relational analysis in cognitive heterogeneous networks[J]. Ad Hoc Networks, 2022, 134: 102924.</w:t>
      </w:r>
    </w:p>
    <w:p w14:paraId="66665BB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\bibitem{ref15} RIAZ H, \"OZT\"URK S, ALDIRMAZ \c{C}OLAK S, et al. Performance analysis of weighting methods for handover decision in HetNets[J]. Gazi University Journal of Science, 2024, 37(4): 1791--1810.</w:t>
      </w:r>
    </w:p>
    <w:p w14:paraId="7FD9F42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\bibitem{ref16} TAN K, BREMNER D, LE KERNEC J, et al. Intelligent handover algorithm for vehicle-to-network communications with double-deep Q-learning[J]. IEEE </w:t>
      </w:r>
      <w:r w:rsidRPr="009C74B6">
        <w:rPr>
          <w:rFonts w:hAnsi="宋体" w:cs="宋体"/>
        </w:rPr>
        <w:lastRenderedPageBreak/>
        <w:t>Transactions on Vehicular Technology, 2022, 71(7): 7848--7862.</w:t>
      </w:r>
    </w:p>
    <w:p w14:paraId="6778EA4A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\bibitem{ref17} JANG Y, RAZA S M, KIM M, et al. Proactive handover decision for UAVs with deep reinforcement learning[J]. Sensors, 2022, 22(3): 1200.</w:t>
      </w:r>
    </w:p>
    <w:p w14:paraId="24C0FC9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\bibitem{ref18} ZAID M, KADIR M K A, SHAYEA I, et al. Machine learning-based approaches for handover decision of cellular-connected drones in future networks: a comprehensive review[J]. Engineering Science and Technology, an International Journal, 2024, 55: 101732.</w:t>
      </w:r>
    </w:p>
    <w:p w14:paraId="1AA7E3C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\bibitem{ref19} HOCHREITER S, SCHMIDHUBER J. Long short-term memory[J]. Neural Computation, 1997, 9(8): 1735--1780.</w:t>
      </w:r>
    </w:p>
    <w:p w14:paraId="35DB4EB2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\bibitem{ref20} KAUR G, GOYAL R K, MEHTA R. An efficient handover mechanism for 5G networks using hybridization of LSTM and SVM[J]. Multimedia Tools and Applications, 2022, 81(26): 37057--37085.</w:t>
      </w:r>
    </w:p>
    <w:p w14:paraId="3966DBFB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\bibitem{ref21} ALRAIH S, NORDIN R, ABU-SAMAH A, et al. A survey on handover optimization in beyond 5G mobile networks: challenges and solutions[J]. IEEE Access, 2023, 11: 59317--59345.</w:t>
      </w:r>
    </w:p>
    <w:p w14:paraId="3A11F37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\bibitem{ref22} FAN D, ZHOU S, LUO J, et al. Joint traffic prediction and handover design for LEO satellite networks with LSTM and attention-enhanced rainbow DQN[J]. Electronics, 2025, 14(15): 3040.</w:t>
      </w:r>
    </w:p>
    <w:p w14:paraId="5DB505EC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\bibitem{ref23} ZHOU S, LIU X, TANG B, et al. Handover and coverage analysis in 3-D mobile UAV cellular networks[J]. IEEE Internet of Things Journal, 2024, 11(18): 29911--29925.</w:t>
      </w:r>
    </w:p>
    <w:p w14:paraId="04B120B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\bibitem{ref24} TASHAN W, SHAYEA I, ALDIRMAZ-COLAK S, et al. Voronoi-based handover self-optimization technique for handover ping-pong reduction in 5G networks[C]//2023 10th International Conference on Wireless Networks and Mobile Communications (WINCOM). Piscataway: IEEE Press, 2023: 1--6.</w:t>
      </w:r>
    </w:p>
    <w:p w14:paraId="1A40576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\bibitem{ref25} NDEGWA S, NYACHIONJEKA K, MHARAKURWA E T. User preference-based heterogeneous network management system for vertical handover[J]. Journal of Electrical and Computer Engineering, 2023: 1--20.</w:t>
      </w:r>
    </w:p>
    <w:p w14:paraId="3167001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\bibitem{ref26} SOYDANER D. Attention mechanism in neural networks: where it comes and where it goes[J]. Neural Computing and Applications, 2022, 34(16): 13371--13385.</w:t>
      </w:r>
    </w:p>
    <w:p w14:paraId="577B1FC3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\bibitem{ref27} VASWANI A, SHAZEER N, PARMAR N, et al. Attention is all you need[C]//Advances in Neural Information Processing Systems 30. Red Hook: Curran Associates, 2017: 5998--6008.</w:t>
      </w:r>
    </w:p>
    <w:p w14:paraId="297E588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\bibitem{ref28} HWANG W S, CHENG T Y, WU Y J, et al. Adaptive handover decision using fuzzy logic for 5G ultra-dense networks[J]. Electronics, 2022, 11(20): 3278.</w:t>
      </w:r>
    </w:p>
    <w:p w14:paraId="6F1700F7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\bibitem{ref29} GANNAPATHY V R, NORDIN R, ABU-SAMAH A, et al. An adaptive TTT handover (ATH) mechanism for dual connectivity (5G mmWave--LTE advanced) during unpredictable wireless channel behavior[J]. Sensors, 2023, 23(9): 4357.</w:t>
      </w:r>
    </w:p>
    <w:p w14:paraId="608D0056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 xml:space="preserve">\bibitem{ref30} KARMAKAR R, KADDOUM G, CHATTOPADHYAY S. Mobility management in 5G </w:t>
      </w:r>
      <w:r w:rsidRPr="009C74B6">
        <w:rPr>
          <w:rFonts w:hAnsi="宋体" w:cs="宋体"/>
        </w:rPr>
        <w:lastRenderedPageBreak/>
        <w:t>and beyond: a novel smart handover with adaptive time-to-trigger and hysteresis margin[J]. IEEE Transactions on Mobile Computing, 2023, 22(10): 5995--6010.</w:t>
      </w:r>
    </w:p>
    <w:p w14:paraId="1C52BFC8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\bibitem{ref31} EZZ-ELDIEN N A, ABDEL-ATTY H M, ABDALLA M I, et al. An adaptive optimized handover decision model for heterogeneous networks[J]. PLOS ONE, 2023, 18(11): e0294411.</w:t>
      </w:r>
    </w:p>
    <w:p w14:paraId="2D941BA5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\bibitem{ref32} MANZOOR S, MANZOOR M, MANZOOR H, et al. Which simulator to choose for next generation wireless network simulations? ns-3 or OMNeT++[J]. Engineering Proceedings, 2023, 46(1): 36.</w:t>
      </w:r>
    </w:p>
    <w:p w14:paraId="25F5676E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\bibitem{ref33} YIN H, LIU P, LIU K, et al. ns3-ai: fostering artificial intelligence algorithms for networking research[C]//Proceedings of the 2020 Workshop on ns-3. New York: ACM, 2020: 57--64.</w:t>
      </w:r>
    </w:p>
    <w:p w14:paraId="528D9C4F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\bibitem{ref34} RAPPAPORT T S. Wireless communications: principles and practice[M]. 2nd ed. Upper Saddle River: Prentice Hall, 2002.</w:t>
      </w:r>
    </w:p>
    <w:p w14:paraId="1DB26921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\end{thebibliography}</w:t>
      </w:r>
    </w:p>
    <w:p w14:paraId="6077D614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}</w:t>
      </w:r>
    </w:p>
    <w:p w14:paraId="705C94DB" w14:textId="77777777" w:rsidR="009C74B6" w:rsidRPr="009C74B6" w:rsidRDefault="009C74B6" w:rsidP="009C74B6">
      <w:pPr>
        <w:pStyle w:val="a3"/>
        <w:rPr>
          <w:rFonts w:hAnsi="宋体" w:cs="宋体"/>
        </w:rPr>
      </w:pPr>
    </w:p>
    <w:p w14:paraId="2AC77C5D" w14:textId="77777777" w:rsidR="009C74B6" w:rsidRPr="009C74B6" w:rsidRDefault="009C74B6" w:rsidP="009C74B6">
      <w:pPr>
        <w:pStyle w:val="a3"/>
        <w:rPr>
          <w:rFonts w:hAnsi="宋体" w:cs="宋体"/>
        </w:rPr>
      </w:pPr>
      <w:r w:rsidRPr="009C74B6">
        <w:rPr>
          <w:rFonts w:hAnsi="宋体" w:cs="宋体"/>
        </w:rPr>
        <w:t>\end{document}</w:t>
      </w:r>
    </w:p>
    <w:p w14:paraId="41FAB75A" w14:textId="77777777" w:rsidR="009C74B6" w:rsidRPr="009C74B6" w:rsidRDefault="009C74B6" w:rsidP="009C74B6">
      <w:pPr>
        <w:pStyle w:val="a3"/>
        <w:rPr>
          <w:ins w:id="2420" w:author="作者" w:date="2026-08-27T09:50:00Z"/>
          <w:rFonts w:hAnsi="宋体" w:cs="宋体"/>
        </w:rPr>
      </w:pPr>
    </w:p>
    <w:p w14:paraId="4A58E10B" w14:textId="77777777" w:rsidR="009C74B6" w:rsidRPr="009C74B6" w:rsidRDefault="009C74B6" w:rsidP="009C74B6">
      <w:pPr>
        <w:pStyle w:val="a3"/>
        <w:rPr>
          <w:rFonts w:hAnsi="宋体" w:cs="宋体"/>
        </w:rPr>
      </w:pPr>
    </w:p>
    <w:sectPr w:rsidR="009C74B6" w:rsidRPr="009C74B6" w:rsidSect="00D84517">
      <w:pgSz w:w="12242" w:h="15842" w:code="134"/>
      <w:pgMar w:top="1440" w:right="1921" w:bottom="1440" w:left="192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B2"/>
    <w:rsid w:val="005A14BF"/>
    <w:rsid w:val="006703B2"/>
    <w:rsid w:val="009C74B6"/>
    <w:rsid w:val="00B16F3A"/>
    <w:rsid w:val="00CD1CF8"/>
    <w:rsid w:val="00EE066C"/>
    <w:rsid w:val="00F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D84517"/>
    <w:rPr>
      <w:rFonts w:ascii="宋体" w:hAnsi="Courier New" w:cs="Courier New"/>
      <w:sz w:val="21"/>
      <w:szCs w:val="21"/>
    </w:rPr>
  </w:style>
  <w:style w:type="character" w:customStyle="1" w:styleId="Char">
    <w:name w:val="纯文本 Char"/>
    <w:basedOn w:val="a0"/>
    <w:link w:val="a3"/>
    <w:uiPriority w:val="99"/>
    <w:rsid w:val="00D84517"/>
    <w:rPr>
      <w:rFonts w:ascii="宋体" w:hAnsi="Courier New" w:cs="Courier New"/>
      <w:sz w:val="21"/>
      <w:szCs w:val="21"/>
    </w:rPr>
  </w:style>
  <w:style w:type="paragraph" w:styleId="a4">
    <w:name w:val="Balloon Text"/>
    <w:basedOn w:val="a"/>
    <w:link w:val="Char0"/>
    <w:uiPriority w:val="99"/>
    <w:semiHidden/>
    <w:unhideWhenUsed/>
    <w:rsid w:val="005A14BF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5A14B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D84517"/>
    <w:rPr>
      <w:rFonts w:ascii="宋体" w:hAnsi="Courier New" w:cs="Courier New"/>
      <w:sz w:val="21"/>
      <w:szCs w:val="21"/>
    </w:rPr>
  </w:style>
  <w:style w:type="character" w:customStyle="1" w:styleId="Char">
    <w:name w:val="纯文本 Char"/>
    <w:basedOn w:val="a0"/>
    <w:link w:val="a3"/>
    <w:uiPriority w:val="99"/>
    <w:rsid w:val="00D84517"/>
    <w:rPr>
      <w:rFonts w:ascii="宋体" w:hAnsi="Courier New" w:cs="Courier New"/>
      <w:sz w:val="21"/>
      <w:szCs w:val="21"/>
    </w:rPr>
  </w:style>
  <w:style w:type="paragraph" w:styleId="a4">
    <w:name w:val="Balloon Text"/>
    <w:basedOn w:val="a"/>
    <w:link w:val="Char0"/>
    <w:uiPriority w:val="99"/>
    <w:semiHidden/>
    <w:unhideWhenUsed/>
    <w:rsid w:val="005A14BF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5A14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13132</Words>
  <Characters>74858</Characters>
  <Application>Microsoft Office Word</Application>
  <DocSecurity>0</DocSecurity>
  <Lines>623</Lines>
  <Paragraphs>175</Paragraphs>
  <ScaleCrop>false</ScaleCrop>
  <Company/>
  <LinksUpToDate>false</LinksUpToDate>
  <CharactersWithSpaces>87815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Young</dc:creator>
  <cp:lastModifiedBy>Accdon</cp:lastModifiedBy>
  <cp:revision>1</cp:revision>
  <dcterms:created xsi:type="dcterms:W3CDTF">2026-08-27T01:50:00Z</dcterms:created>
  <dcterms:modified xsi:type="dcterms:W3CDTF">2026-08-27T01:51:00Z</dcterms:modified>
</cp:coreProperties>
</file>